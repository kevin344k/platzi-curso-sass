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F0A6D" w14:textId="77777777" w:rsidR="002B4FBA" w:rsidRPr="002B4FBA" w:rsidRDefault="002B4FBA" w:rsidP="002B4FBA">
      <w:pPr>
        <w:shd w:val="clear" w:color="auto" w:fill="24385B"/>
        <w:spacing w:after="0" w:line="240" w:lineRule="auto"/>
        <w:outlineLvl w:val="2"/>
        <w:rPr>
          <w:rFonts w:ascii="Arial" w:eastAsia="Times New Roman" w:hAnsi="Arial" w:cs="Arial"/>
          <w:b/>
          <w:bCs/>
          <w:color w:val="EFF3F8"/>
          <w:sz w:val="27"/>
          <w:szCs w:val="27"/>
          <w:lang w:eastAsia="es-MX"/>
        </w:rPr>
      </w:pPr>
      <w:r w:rsidRPr="002B4FBA">
        <w:rPr>
          <w:rFonts w:ascii="Arial" w:eastAsia="Times New Roman" w:hAnsi="Arial" w:cs="Arial"/>
          <w:b/>
          <w:bCs/>
          <w:color w:val="EFF3F8"/>
          <w:sz w:val="27"/>
          <w:szCs w:val="27"/>
          <w:lang w:eastAsia="es-MX"/>
        </w:rPr>
        <w:t>Diferencias entre .saas y .scss</w:t>
      </w:r>
    </w:p>
    <w:p w14:paraId="74EFBC01" w14:textId="77777777" w:rsidR="002B4FBA" w:rsidRPr="002B4FBA" w:rsidRDefault="002B4FBA" w:rsidP="002B4FBA">
      <w:pPr>
        <w:shd w:val="clear" w:color="auto" w:fill="24385B"/>
        <w:spacing w:after="0" w:line="240" w:lineRule="auto"/>
        <w:rPr>
          <w:rFonts w:ascii="Arial" w:eastAsia="Times New Roman" w:hAnsi="Arial" w:cs="Arial"/>
          <w:color w:val="EFF3F8"/>
          <w:sz w:val="21"/>
          <w:szCs w:val="21"/>
          <w:lang w:eastAsia="es-MX"/>
        </w:rPr>
      </w:pPr>
      <w:r w:rsidRPr="002B4FBA">
        <w:rPr>
          <w:rFonts w:ascii="Arial" w:eastAsia="Times New Roman" w:hAnsi="Arial" w:cs="Arial"/>
          <w:color w:val="EFF3F8"/>
          <w:sz w:val="21"/>
          <w:szCs w:val="21"/>
          <w:lang w:eastAsia="es-MX"/>
        </w:rPr>
        <w:t>.</w:t>
      </w:r>
      <w:r w:rsidRPr="002B4FBA">
        <w:rPr>
          <w:rFonts w:ascii="Arial" w:eastAsia="Times New Roman" w:hAnsi="Arial" w:cs="Arial"/>
          <w:color w:val="EFF3F8"/>
          <w:sz w:val="21"/>
          <w:szCs w:val="21"/>
          <w:lang w:eastAsia="es-MX"/>
        </w:rPr>
        <w:br/>
        <w:t>Sass es flexible y </w:t>
      </w:r>
      <w:r w:rsidRPr="002B4FBA">
        <w:rPr>
          <w:rFonts w:ascii="Arial" w:eastAsia="Times New Roman" w:hAnsi="Arial" w:cs="Arial"/>
          <w:b/>
          <w:bCs/>
          <w:color w:val="EFF3F8"/>
          <w:sz w:val="21"/>
          <w:szCs w:val="21"/>
          <w:lang w:eastAsia="es-MX"/>
        </w:rPr>
        <w:t>compatible con el CSS tradicional,</w:t>
      </w:r>
      <w:r w:rsidRPr="002B4FBA">
        <w:rPr>
          <w:rFonts w:ascii="Arial" w:eastAsia="Times New Roman" w:hAnsi="Arial" w:cs="Arial"/>
          <w:color w:val="EFF3F8"/>
          <w:sz w:val="21"/>
          <w:szCs w:val="21"/>
          <w:lang w:eastAsia="es-MX"/>
        </w:rPr>
        <w:t> por lo tanto, cuando trabajamos con él tenemos la opción de utilizar dos diferentes extensiones</w:t>
      </w:r>
      <w:r w:rsidRPr="002B4FBA">
        <w:rPr>
          <w:rFonts w:ascii="Arial" w:eastAsia="Times New Roman" w:hAnsi="Arial" w:cs="Arial"/>
          <w:color w:val="EFF3F8"/>
          <w:sz w:val="21"/>
          <w:szCs w:val="21"/>
          <w:lang w:eastAsia="es-MX"/>
        </w:rPr>
        <w:br/>
        <w:t>.</w:t>
      </w:r>
    </w:p>
    <w:p w14:paraId="2C0C6C59" w14:textId="77777777" w:rsidR="002B4FBA" w:rsidRPr="002B4FBA" w:rsidRDefault="002B4FBA" w:rsidP="002B4FBA">
      <w:pPr>
        <w:numPr>
          <w:ilvl w:val="0"/>
          <w:numId w:val="1"/>
        </w:numPr>
        <w:shd w:val="clear" w:color="auto" w:fill="24385B"/>
        <w:spacing w:after="0" w:line="240" w:lineRule="auto"/>
        <w:rPr>
          <w:rFonts w:ascii="Arial" w:eastAsia="Times New Roman" w:hAnsi="Arial" w:cs="Arial"/>
          <w:color w:val="EFF3F8"/>
          <w:sz w:val="21"/>
          <w:szCs w:val="21"/>
          <w:lang w:eastAsia="es-MX"/>
        </w:rPr>
      </w:pPr>
      <w:r w:rsidRPr="002B4FBA">
        <w:rPr>
          <w:rFonts w:ascii="Arial" w:eastAsia="Times New Roman" w:hAnsi="Arial" w:cs="Arial"/>
          <w:b/>
          <w:bCs/>
          <w:color w:val="EFF3F8"/>
          <w:sz w:val="21"/>
          <w:szCs w:val="21"/>
          <w:lang w:eastAsia="es-MX"/>
        </w:rPr>
        <w:t>.SASS</w:t>
      </w:r>
      <w:r w:rsidRPr="002B4FBA">
        <w:rPr>
          <w:rFonts w:ascii="Arial" w:eastAsia="Times New Roman" w:hAnsi="Arial" w:cs="Arial"/>
          <w:color w:val="EFF3F8"/>
          <w:sz w:val="21"/>
          <w:szCs w:val="21"/>
          <w:lang w:eastAsia="es-MX"/>
        </w:rPr>
        <w:t> = Utiliza una sintaxis identada, quitando el uso de </w:t>
      </w:r>
      <w:r w:rsidRPr="002B4FBA">
        <w:rPr>
          <w:rFonts w:ascii="Courier New" w:eastAsia="Times New Roman" w:hAnsi="Courier New" w:cs="Courier New"/>
          <w:color w:val="EFF3F8"/>
          <w:sz w:val="21"/>
          <w:szCs w:val="21"/>
          <w:shd w:val="clear" w:color="auto" w:fill="0C1633"/>
          <w:lang w:eastAsia="es-MX"/>
        </w:rPr>
        <w:t>{ }</w:t>
      </w:r>
      <w:r w:rsidRPr="002B4FBA">
        <w:rPr>
          <w:rFonts w:ascii="Arial" w:eastAsia="Times New Roman" w:hAnsi="Arial" w:cs="Arial"/>
          <w:color w:val="EFF3F8"/>
          <w:sz w:val="21"/>
          <w:szCs w:val="21"/>
          <w:lang w:eastAsia="es-MX"/>
        </w:rPr>
        <w:t> y el ; tras cada declaración.</w:t>
      </w:r>
      <w:r w:rsidRPr="002B4FBA">
        <w:rPr>
          <w:rFonts w:ascii="Arial" w:eastAsia="Times New Roman" w:hAnsi="Arial" w:cs="Arial"/>
          <w:color w:val="EFF3F8"/>
          <w:sz w:val="21"/>
          <w:szCs w:val="21"/>
          <w:lang w:eastAsia="es-MX"/>
        </w:rPr>
        <w:br/>
        <w:t>.</w:t>
      </w:r>
    </w:p>
    <w:p w14:paraId="73A56114" w14:textId="77777777" w:rsidR="002B4FBA" w:rsidRPr="002B4FBA" w:rsidRDefault="002B4FBA" w:rsidP="002B4FBA">
      <w:pPr>
        <w:numPr>
          <w:ilvl w:val="0"/>
          <w:numId w:val="1"/>
        </w:numPr>
        <w:shd w:val="clear" w:color="auto" w:fill="24385B"/>
        <w:spacing w:after="0" w:line="240" w:lineRule="auto"/>
        <w:rPr>
          <w:rFonts w:ascii="Arial" w:eastAsia="Times New Roman" w:hAnsi="Arial" w:cs="Arial"/>
          <w:color w:val="EFF3F8"/>
          <w:sz w:val="21"/>
          <w:szCs w:val="21"/>
          <w:lang w:eastAsia="es-MX"/>
        </w:rPr>
      </w:pPr>
      <w:r w:rsidRPr="002B4FBA">
        <w:rPr>
          <w:rFonts w:ascii="Arial" w:eastAsia="Times New Roman" w:hAnsi="Arial" w:cs="Arial"/>
          <w:b/>
          <w:bCs/>
          <w:color w:val="EFF3F8"/>
          <w:sz w:val="21"/>
          <w:szCs w:val="21"/>
          <w:lang w:eastAsia="es-MX"/>
        </w:rPr>
        <w:t>.SCSS</w:t>
      </w:r>
      <w:r w:rsidRPr="002B4FBA">
        <w:rPr>
          <w:rFonts w:ascii="Arial" w:eastAsia="Times New Roman" w:hAnsi="Arial" w:cs="Arial"/>
          <w:color w:val="EFF3F8"/>
          <w:sz w:val="21"/>
          <w:szCs w:val="21"/>
          <w:lang w:eastAsia="es-MX"/>
        </w:rPr>
        <w:t> = Utiliza sintaxis tradicional de CSS, incluyendo el uso de </w:t>
      </w:r>
      <w:r w:rsidRPr="002B4FBA">
        <w:rPr>
          <w:rFonts w:ascii="Courier New" w:eastAsia="Times New Roman" w:hAnsi="Courier New" w:cs="Courier New"/>
          <w:color w:val="EFF3F8"/>
          <w:sz w:val="21"/>
          <w:szCs w:val="21"/>
          <w:shd w:val="clear" w:color="auto" w:fill="0C1633"/>
          <w:lang w:eastAsia="es-MX"/>
        </w:rPr>
        <w:t>{ }</w:t>
      </w:r>
      <w:r w:rsidRPr="002B4FBA">
        <w:rPr>
          <w:rFonts w:ascii="Arial" w:eastAsia="Times New Roman" w:hAnsi="Arial" w:cs="Arial"/>
          <w:color w:val="EFF3F8"/>
          <w:sz w:val="21"/>
          <w:szCs w:val="21"/>
          <w:lang w:eastAsia="es-MX"/>
        </w:rPr>
        <w:t> y el </w:t>
      </w:r>
      <w:r w:rsidRPr="002B4FBA">
        <w:rPr>
          <w:rFonts w:ascii="Courier New" w:eastAsia="Times New Roman" w:hAnsi="Courier New" w:cs="Courier New"/>
          <w:color w:val="EFF3F8"/>
          <w:sz w:val="21"/>
          <w:szCs w:val="21"/>
          <w:shd w:val="clear" w:color="auto" w:fill="0C1633"/>
          <w:lang w:eastAsia="es-MX"/>
        </w:rPr>
        <w:t>;</w:t>
      </w:r>
      <w:r w:rsidRPr="002B4FBA">
        <w:rPr>
          <w:rFonts w:ascii="Arial" w:eastAsia="Times New Roman" w:hAnsi="Arial" w:cs="Arial"/>
          <w:color w:val="EFF3F8"/>
          <w:sz w:val="21"/>
          <w:szCs w:val="21"/>
          <w:lang w:eastAsia="es-MX"/>
        </w:rPr>
        <w:t> tras cada declaración</w:t>
      </w:r>
      <w:r w:rsidRPr="002B4FBA">
        <w:rPr>
          <w:rFonts w:ascii="Arial" w:eastAsia="Times New Roman" w:hAnsi="Arial" w:cs="Arial"/>
          <w:color w:val="EFF3F8"/>
          <w:sz w:val="21"/>
          <w:szCs w:val="21"/>
          <w:lang w:eastAsia="es-MX"/>
        </w:rPr>
        <w:br/>
        <w:t>.</w:t>
      </w:r>
      <w:r w:rsidRPr="002B4FBA">
        <w:rPr>
          <w:rFonts w:ascii="Arial" w:eastAsia="Times New Roman" w:hAnsi="Arial" w:cs="Arial"/>
          <w:color w:val="EFF3F8"/>
          <w:sz w:val="21"/>
          <w:szCs w:val="21"/>
          <w:lang w:eastAsia="es-MX"/>
        </w:rPr>
        <w:br/>
      </w:r>
    </w:p>
    <w:p w14:paraId="2A8A38CC" w14:textId="06FCF06D" w:rsidR="002B4FBA" w:rsidRPr="002B4FBA" w:rsidRDefault="002B4FBA" w:rsidP="000E0654">
      <w:pPr>
        <w:jc w:val="center"/>
        <w:rPr>
          <w:lang w:eastAsia="es-MX"/>
        </w:rPr>
      </w:pPr>
      <w:r w:rsidRPr="000E0654">
        <w:rPr>
          <w:noProof/>
        </w:rPr>
        <w:drawing>
          <wp:inline distT="0" distB="0" distL="0" distR="0" wp14:anchorId="56C06853" wp14:editId="46535BFE">
            <wp:extent cx="3876675" cy="1943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6675" cy="1943100"/>
                    </a:xfrm>
                    <a:prstGeom prst="rect">
                      <a:avLst/>
                    </a:prstGeom>
                    <a:noFill/>
                    <a:ln>
                      <a:noFill/>
                    </a:ln>
                  </pic:spPr>
                </pic:pic>
              </a:graphicData>
            </a:graphic>
          </wp:inline>
        </w:drawing>
      </w:r>
    </w:p>
    <w:p w14:paraId="1166EC70" w14:textId="77777777" w:rsidR="00C3320F" w:rsidRDefault="00C3320F" w:rsidP="002B4FBA"/>
    <w:p w14:paraId="3A47CBAD" w14:textId="77777777" w:rsidR="000E0654" w:rsidRPr="000E0654" w:rsidRDefault="000E0654" w:rsidP="000E0654">
      <w:pPr>
        <w:shd w:val="clear" w:color="auto" w:fill="24385B"/>
        <w:spacing w:after="0" w:line="240" w:lineRule="auto"/>
        <w:outlineLvl w:val="2"/>
        <w:rPr>
          <w:rFonts w:ascii="Arial" w:eastAsia="Times New Roman" w:hAnsi="Arial" w:cs="Arial"/>
          <w:b/>
          <w:bCs/>
          <w:color w:val="EFF3F8"/>
          <w:sz w:val="27"/>
          <w:szCs w:val="27"/>
          <w:lang w:eastAsia="es-MX"/>
        </w:rPr>
      </w:pPr>
      <w:r w:rsidRPr="000E0654">
        <w:rPr>
          <w:rFonts w:ascii="Arial" w:eastAsia="Times New Roman" w:hAnsi="Arial" w:cs="Arial"/>
          <w:b/>
          <w:bCs/>
          <w:color w:val="EFF3F8"/>
          <w:sz w:val="27"/>
          <w:szCs w:val="27"/>
          <w:lang w:eastAsia="es-MX"/>
        </w:rPr>
        <w:t>Características de SASS</w:t>
      </w:r>
    </w:p>
    <w:p w14:paraId="6F5D8143" w14:textId="77777777" w:rsidR="000E0654" w:rsidRPr="000E0654" w:rsidRDefault="000E0654" w:rsidP="000E0654">
      <w:pPr>
        <w:shd w:val="clear" w:color="auto" w:fill="24385B"/>
        <w:spacing w:after="0" w:line="240" w:lineRule="auto"/>
        <w:rPr>
          <w:rFonts w:ascii="Arial" w:eastAsia="Times New Roman" w:hAnsi="Arial" w:cs="Arial"/>
          <w:color w:val="EFF3F8"/>
          <w:sz w:val="21"/>
          <w:szCs w:val="21"/>
          <w:lang w:eastAsia="es-MX"/>
        </w:rPr>
      </w:pPr>
      <w:r w:rsidRPr="000E0654">
        <w:rPr>
          <w:rFonts w:ascii="Arial" w:eastAsia="Times New Roman" w:hAnsi="Arial" w:cs="Arial"/>
          <w:color w:val="EFF3F8"/>
          <w:sz w:val="21"/>
          <w:szCs w:val="21"/>
          <w:lang w:eastAsia="es-MX"/>
        </w:rPr>
        <w:t>.</w:t>
      </w:r>
    </w:p>
    <w:p w14:paraId="7134EA3D" w14:textId="77777777" w:rsidR="000E0654" w:rsidRPr="000E0654" w:rsidRDefault="000E0654" w:rsidP="000E0654">
      <w:pPr>
        <w:numPr>
          <w:ilvl w:val="0"/>
          <w:numId w:val="2"/>
        </w:numPr>
        <w:shd w:val="clear" w:color="auto" w:fill="24385B"/>
        <w:spacing w:after="0" w:line="240" w:lineRule="auto"/>
        <w:rPr>
          <w:rFonts w:ascii="Arial" w:eastAsia="Times New Roman" w:hAnsi="Arial" w:cs="Arial"/>
          <w:color w:val="EFF3F8"/>
          <w:sz w:val="21"/>
          <w:szCs w:val="21"/>
          <w:lang w:eastAsia="es-MX"/>
        </w:rPr>
      </w:pPr>
      <w:r w:rsidRPr="000E0654">
        <w:rPr>
          <w:rFonts w:ascii="Arial" w:eastAsia="Times New Roman" w:hAnsi="Arial" w:cs="Arial"/>
          <w:b/>
          <w:bCs/>
          <w:color w:val="EFF3F8"/>
          <w:sz w:val="21"/>
          <w:szCs w:val="21"/>
          <w:lang w:eastAsia="es-MX"/>
        </w:rPr>
        <w:t>Modularización:</w:t>
      </w:r>
      <w:r w:rsidRPr="000E0654">
        <w:rPr>
          <w:rFonts w:ascii="Arial" w:eastAsia="Times New Roman" w:hAnsi="Arial" w:cs="Arial"/>
          <w:color w:val="EFF3F8"/>
          <w:sz w:val="21"/>
          <w:szCs w:val="21"/>
          <w:lang w:eastAsia="es-MX"/>
        </w:rPr>
        <w:t> Permite dividir los estilos en módulos más pequeños y manejables para simplificar el proceso de desarrollo y mantenimiento.</w:t>
      </w:r>
      <w:r w:rsidRPr="000E0654">
        <w:rPr>
          <w:rFonts w:ascii="Arial" w:eastAsia="Times New Roman" w:hAnsi="Arial" w:cs="Arial"/>
          <w:color w:val="EFF3F8"/>
          <w:sz w:val="21"/>
          <w:szCs w:val="21"/>
          <w:lang w:eastAsia="es-MX"/>
        </w:rPr>
        <w:br/>
        <w:t>.</w:t>
      </w:r>
    </w:p>
    <w:p w14:paraId="160B0C97" w14:textId="77777777" w:rsidR="000E0654" w:rsidRPr="000E0654" w:rsidRDefault="000E0654" w:rsidP="000E0654">
      <w:pPr>
        <w:numPr>
          <w:ilvl w:val="0"/>
          <w:numId w:val="2"/>
        </w:numPr>
        <w:shd w:val="clear" w:color="auto" w:fill="24385B"/>
        <w:spacing w:after="0" w:line="240" w:lineRule="auto"/>
        <w:rPr>
          <w:rFonts w:ascii="Arial" w:eastAsia="Times New Roman" w:hAnsi="Arial" w:cs="Arial"/>
          <w:color w:val="EFF3F8"/>
          <w:sz w:val="21"/>
          <w:szCs w:val="21"/>
          <w:lang w:eastAsia="es-MX"/>
        </w:rPr>
      </w:pPr>
      <w:r w:rsidRPr="000E0654">
        <w:rPr>
          <w:rFonts w:ascii="Arial" w:eastAsia="Times New Roman" w:hAnsi="Arial" w:cs="Arial"/>
          <w:b/>
          <w:bCs/>
          <w:color w:val="EFF3F8"/>
          <w:sz w:val="21"/>
          <w:szCs w:val="21"/>
          <w:lang w:eastAsia="es-MX"/>
        </w:rPr>
        <w:t>Variables:</w:t>
      </w:r>
      <w:r w:rsidRPr="000E0654">
        <w:rPr>
          <w:rFonts w:ascii="Arial" w:eastAsia="Times New Roman" w:hAnsi="Arial" w:cs="Arial"/>
          <w:color w:val="EFF3F8"/>
          <w:sz w:val="21"/>
          <w:szCs w:val="21"/>
          <w:lang w:eastAsia="es-MX"/>
        </w:rPr>
        <w:t> Permite definir variables para almacenar valores reutilizables en un archivo SASS, lo que facilita la creación y el mantenimiento de hojas de estilo.</w:t>
      </w:r>
      <w:r w:rsidRPr="000E0654">
        <w:rPr>
          <w:rFonts w:ascii="Arial" w:eastAsia="Times New Roman" w:hAnsi="Arial" w:cs="Arial"/>
          <w:color w:val="EFF3F8"/>
          <w:sz w:val="21"/>
          <w:szCs w:val="21"/>
          <w:lang w:eastAsia="es-MX"/>
        </w:rPr>
        <w:br/>
        <w:t>.</w:t>
      </w:r>
    </w:p>
    <w:p w14:paraId="40EEBC05" w14:textId="77777777" w:rsidR="000E0654" w:rsidRPr="000E0654" w:rsidRDefault="000E0654" w:rsidP="000E0654">
      <w:pPr>
        <w:numPr>
          <w:ilvl w:val="0"/>
          <w:numId w:val="2"/>
        </w:numPr>
        <w:shd w:val="clear" w:color="auto" w:fill="24385B"/>
        <w:spacing w:after="0" w:line="240" w:lineRule="auto"/>
        <w:rPr>
          <w:rFonts w:ascii="Arial" w:eastAsia="Times New Roman" w:hAnsi="Arial" w:cs="Arial"/>
          <w:color w:val="EFF3F8"/>
          <w:sz w:val="21"/>
          <w:szCs w:val="21"/>
          <w:lang w:eastAsia="es-MX"/>
        </w:rPr>
      </w:pPr>
      <w:r w:rsidRPr="000E0654">
        <w:rPr>
          <w:rFonts w:ascii="Arial" w:eastAsia="Times New Roman" w:hAnsi="Arial" w:cs="Arial"/>
          <w:b/>
          <w:bCs/>
          <w:color w:val="EFF3F8"/>
          <w:sz w:val="21"/>
          <w:szCs w:val="21"/>
          <w:lang w:eastAsia="es-MX"/>
        </w:rPr>
        <w:t>Mixins:</w:t>
      </w:r>
      <w:r w:rsidRPr="000E0654">
        <w:rPr>
          <w:rFonts w:ascii="Arial" w:eastAsia="Times New Roman" w:hAnsi="Arial" w:cs="Arial"/>
          <w:color w:val="EFF3F8"/>
          <w:sz w:val="21"/>
          <w:szCs w:val="21"/>
          <w:lang w:eastAsia="es-MX"/>
        </w:rPr>
        <w:t> Permite definir mixins, que son bloques de código reutilizables que se pueden incluir en diferentes partes del CSS. Los mixins pueden contener variables y lógica, lo que facilita la creación de estilos más complejos y dinámicos.</w:t>
      </w:r>
      <w:r w:rsidRPr="000E0654">
        <w:rPr>
          <w:rFonts w:ascii="Arial" w:eastAsia="Times New Roman" w:hAnsi="Arial" w:cs="Arial"/>
          <w:color w:val="EFF3F8"/>
          <w:sz w:val="21"/>
          <w:szCs w:val="21"/>
          <w:lang w:eastAsia="es-MX"/>
        </w:rPr>
        <w:br/>
        <w:t>.</w:t>
      </w:r>
    </w:p>
    <w:p w14:paraId="21AFEA61" w14:textId="77777777" w:rsidR="000E0654" w:rsidRPr="000E0654" w:rsidRDefault="000E0654" w:rsidP="000E0654">
      <w:pPr>
        <w:numPr>
          <w:ilvl w:val="0"/>
          <w:numId w:val="2"/>
        </w:numPr>
        <w:shd w:val="clear" w:color="auto" w:fill="24385B"/>
        <w:spacing w:after="0" w:line="240" w:lineRule="auto"/>
        <w:rPr>
          <w:rFonts w:ascii="Arial" w:eastAsia="Times New Roman" w:hAnsi="Arial" w:cs="Arial"/>
          <w:color w:val="EFF3F8"/>
          <w:sz w:val="21"/>
          <w:szCs w:val="21"/>
          <w:lang w:eastAsia="es-MX"/>
        </w:rPr>
      </w:pPr>
      <w:r w:rsidRPr="000E0654">
        <w:rPr>
          <w:rFonts w:ascii="Arial" w:eastAsia="Times New Roman" w:hAnsi="Arial" w:cs="Arial"/>
          <w:b/>
          <w:bCs/>
          <w:color w:val="EFF3F8"/>
          <w:sz w:val="21"/>
          <w:szCs w:val="21"/>
          <w:lang w:eastAsia="es-MX"/>
        </w:rPr>
        <w:t>Selectores Anidados:</w:t>
      </w:r>
      <w:r w:rsidRPr="000E0654">
        <w:rPr>
          <w:rFonts w:ascii="Arial" w:eastAsia="Times New Roman" w:hAnsi="Arial" w:cs="Arial"/>
          <w:color w:val="EFF3F8"/>
          <w:sz w:val="21"/>
          <w:szCs w:val="21"/>
          <w:lang w:eastAsia="es-MX"/>
        </w:rPr>
        <w:t> Se pueden anidar selectores y reglas de estilo, lo que ayuda a organizar y estructurar el CSS de manera más intuitiva.</w:t>
      </w:r>
      <w:r w:rsidRPr="000E0654">
        <w:rPr>
          <w:rFonts w:ascii="Arial" w:eastAsia="Times New Roman" w:hAnsi="Arial" w:cs="Arial"/>
          <w:color w:val="EFF3F8"/>
          <w:sz w:val="21"/>
          <w:szCs w:val="21"/>
          <w:lang w:eastAsia="es-MX"/>
        </w:rPr>
        <w:br/>
        <w:t>.</w:t>
      </w:r>
    </w:p>
    <w:p w14:paraId="74BF478D" w14:textId="77777777" w:rsidR="000E0654" w:rsidRPr="000E0654" w:rsidRDefault="000E0654" w:rsidP="000E0654">
      <w:pPr>
        <w:numPr>
          <w:ilvl w:val="0"/>
          <w:numId w:val="2"/>
        </w:numPr>
        <w:shd w:val="clear" w:color="auto" w:fill="24385B"/>
        <w:spacing w:after="0" w:line="240" w:lineRule="auto"/>
        <w:rPr>
          <w:rFonts w:ascii="Arial" w:eastAsia="Times New Roman" w:hAnsi="Arial" w:cs="Arial"/>
          <w:color w:val="EFF3F8"/>
          <w:sz w:val="21"/>
          <w:szCs w:val="21"/>
          <w:lang w:eastAsia="es-MX"/>
        </w:rPr>
      </w:pPr>
      <w:r w:rsidRPr="000E0654">
        <w:rPr>
          <w:rFonts w:ascii="Arial" w:eastAsia="Times New Roman" w:hAnsi="Arial" w:cs="Arial"/>
          <w:b/>
          <w:bCs/>
          <w:color w:val="EFF3F8"/>
          <w:sz w:val="21"/>
          <w:szCs w:val="21"/>
          <w:lang w:eastAsia="es-MX"/>
        </w:rPr>
        <w:t>Herencia:</w:t>
      </w:r>
      <w:r w:rsidRPr="000E0654">
        <w:rPr>
          <w:rFonts w:ascii="Arial" w:eastAsia="Times New Roman" w:hAnsi="Arial" w:cs="Arial"/>
          <w:color w:val="EFF3F8"/>
          <w:sz w:val="21"/>
          <w:szCs w:val="21"/>
          <w:lang w:eastAsia="es-MX"/>
        </w:rPr>
        <w:t> SASS permite la herencia de estilos entre selectores, lo que puede simplificar la creación y el mantenimiento de hojas de estilo.</w:t>
      </w:r>
      <w:r w:rsidRPr="000E0654">
        <w:rPr>
          <w:rFonts w:ascii="Arial" w:eastAsia="Times New Roman" w:hAnsi="Arial" w:cs="Arial"/>
          <w:color w:val="EFF3F8"/>
          <w:sz w:val="21"/>
          <w:szCs w:val="21"/>
          <w:lang w:eastAsia="es-MX"/>
        </w:rPr>
        <w:br/>
        <w:t>.</w:t>
      </w:r>
    </w:p>
    <w:p w14:paraId="6928F4E4" w14:textId="77777777" w:rsidR="000E0654" w:rsidRPr="000E0654" w:rsidRDefault="000E0654" w:rsidP="000E0654">
      <w:pPr>
        <w:numPr>
          <w:ilvl w:val="0"/>
          <w:numId w:val="2"/>
        </w:numPr>
        <w:shd w:val="clear" w:color="auto" w:fill="24385B"/>
        <w:spacing w:after="0" w:line="240" w:lineRule="auto"/>
        <w:rPr>
          <w:rFonts w:ascii="Arial" w:eastAsia="Times New Roman" w:hAnsi="Arial" w:cs="Arial"/>
          <w:color w:val="EFF3F8"/>
          <w:sz w:val="21"/>
          <w:szCs w:val="21"/>
          <w:lang w:eastAsia="es-MX"/>
        </w:rPr>
      </w:pPr>
      <w:r w:rsidRPr="000E0654">
        <w:rPr>
          <w:rFonts w:ascii="Arial" w:eastAsia="Times New Roman" w:hAnsi="Arial" w:cs="Arial"/>
          <w:b/>
          <w:bCs/>
          <w:color w:val="EFF3F8"/>
          <w:sz w:val="21"/>
          <w:szCs w:val="21"/>
          <w:lang w:eastAsia="es-MX"/>
        </w:rPr>
        <w:t>Funciones:</w:t>
      </w:r>
      <w:r w:rsidRPr="000E0654">
        <w:rPr>
          <w:rFonts w:ascii="Arial" w:eastAsia="Times New Roman" w:hAnsi="Arial" w:cs="Arial"/>
          <w:color w:val="EFF3F8"/>
          <w:sz w:val="21"/>
          <w:szCs w:val="21"/>
          <w:lang w:eastAsia="es-MX"/>
        </w:rPr>
        <w:t> Admite funciones que permiten realizar cálculos y operaciones complejas en el CSS. Las funciones se pueden utilizar para definir valores dinámicos, como la altura o el ancho de un elemento en función de otros valores.</w:t>
      </w:r>
      <w:r w:rsidRPr="000E0654">
        <w:rPr>
          <w:rFonts w:ascii="Arial" w:eastAsia="Times New Roman" w:hAnsi="Arial" w:cs="Arial"/>
          <w:color w:val="EFF3F8"/>
          <w:sz w:val="21"/>
          <w:szCs w:val="21"/>
          <w:lang w:eastAsia="es-MX"/>
        </w:rPr>
        <w:br/>
        <w:t>.</w:t>
      </w:r>
    </w:p>
    <w:p w14:paraId="6347B4A7" w14:textId="77777777" w:rsidR="000E0654" w:rsidRPr="000E0654" w:rsidRDefault="000E0654" w:rsidP="000E0654">
      <w:pPr>
        <w:numPr>
          <w:ilvl w:val="0"/>
          <w:numId w:val="2"/>
        </w:numPr>
        <w:shd w:val="clear" w:color="auto" w:fill="24385B"/>
        <w:spacing w:after="0" w:line="240" w:lineRule="auto"/>
        <w:rPr>
          <w:rFonts w:ascii="Arial" w:eastAsia="Times New Roman" w:hAnsi="Arial" w:cs="Arial"/>
          <w:color w:val="EFF3F8"/>
          <w:sz w:val="21"/>
          <w:szCs w:val="21"/>
          <w:lang w:eastAsia="es-MX"/>
        </w:rPr>
      </w:pPr>
      <w:r w:rsidRPr="000E0654">
        <w:rPr>
          <w:rFonts w:ascii="Arial" w:eastAsia="Times New Roman" w:hAnsi="Arial" w:cs="Arial"/>
          <w:b/>
          <w:bCs/>
          <w:color w:val="EFF3F8"/>
          <w:sz w:val="21"/>
          <w:szCs w:val="21"/>
          <w:lang w:eastAsia="es-MX"/>
        </w:rPr>
        <w:t>Importación:</w:t>
      </w:r>
      <w:r w:rsidRPr="000E0654">
        <w:rPr>
          <w:rFonts w:ascii="Arial" w:eastAsia="Times New Roman" w:hAnsi="Arial" w:cs="Arial"/>
          <w:color w:val="EFF3F8"/>
          <w:sz w:val="21"/>
          <w:szCs w:val="21"/>
          <w:lang w:eastAsia="es-MX"/>
        </w:rPr>
        <w:t> SASS admite la importación de archivos CSS y SASS, lo que facilita la organización y el mantenimiento de hojas de estilo.</w:t>
      </w:r>
      <w:r w:rsidRPr="000E0654">
        <w:rPr>
          <w:rFonts w:ascii="Arial" w:eastAsia="Times New Roman" w:hAnsi="Arial" w:cs="Arial"/>
          <w:color w:val="EFF3F8"/>
          <w:sz w:val="21"/>
          <w:szCs w:val="21"/>
          <w:lang w:eastAsia="es-MX"/>
        </w:rPr>
        <w:br/>
        <w:t>.</w:t>
      </w:r>
    </w:p>
    <w:p w14:paraId="50EA651A" w14:textId="77777777" w:rsidR="000E0654" w:rsidRPr="000E0654" w:rsidRDefault="000E0654" w:rsidP="000E0654">
      <w:pPr>
        <w:numPr>
          <w:ilvl w:val="0"/>
          <w:numId w:val="2"/>
        </w:numPr>
        <w:shd w:val="clear" w:color="auto" w:fill="24385B"/>
        <w:spacing w:after="0" w:line="240" w:lineRule="auto"/>
        <w:rPr>
          <w:rFonts w:ascii="Arial" w:eastAsia="Times New Roman" w:hAnsi="Arial" w:cs="Arial"/>
          <w:color w:val="EFF3F8"/>
          <w:sz w:val="21"/>
          <w:szCs w:val="21"/>
          <w:lang w:eastAsia="es-MX"/>
        </w:rPr>
      </w:pPr>
      <w:r w:rsidRPr="000E0654">
        <w:rPr>
          <w:rFonts w:ascii="Arial" w:eastAsia="Times New Roman" w:hAnsi="Arial" w:cs="Arial"/>
          <w:b/>
          <w:bCs/>
          <w:color w:val="EFF3F8"/>
          <w:sz w:val="21"/>
          <w:szCs w:val="21"/>
          <w:lang w:eastAsia="es-MX"/>
        </w:rPr>
        <w:lastRenderedPageBreak/>
        <w:t>Directivas de control de flujo:</w:t>
      </w:r>
      <w:r w:rsidRPr="000E0654">
        <w:rPr>
          <w:rFonts w:ascii="Arial" w:eastAsia="Times New Roman" w:hAnsi="Arial" w:cs="Arial"/>
          <w:color w:val="EFF3F8"/>
          <w:sz w:val="21"/>
          <w:szCs w:val="21"/>
          <w:lang w:eastAsia="es-MX"/>
        </w:rPr>
        <w:t> SASS admite directivas de control de flujo, como if/else y for, que permiten realizar operaciones condicionales y repetitivas en el CSS.</w:t>
      </w:r>
      <w:r w:rsidRPr="000E0654">
        <w:rPr>
          <w:rFonts w:ascii="Arial" w:eastAsia="Times New Roman" w:hAnsi="Arial" w:cs="Arial"/>
          <w:color w:val="EFF3F8"/>
          <w:sz w:val="21"/>
          <w:szCs w:val="21"/>
          <w:lang w:eastAsia="es-MX"/>
        </w:rPr>
        <w:br/>
        <w:t>.</w:t>
      </w:r>
    </w:p>
    <w:p w14:paraId="4B3568A4" w14:textId="77777777" w:rsidR="000E0654" w:rsidRPr="000E0654" w:rsidRDefault="000E0654" w:rsidP="000E0654">
      <w:pPr>
        <w:numPr>
          <w:ilvl w:val="0"/>
          <w:numId w:val="2"/>
        </w:numPr>
        <w:shd w:val="clear" w:color="auto" w:fill="24385B"/>
        <w:spacing w:after="0" w:line="240" w:lineRule="auto"/>
        <w:rPr>
          <w:rFonts w:ascii="Arial" w:eastAsia="Times New Roman" w:hAnsi="Arial" w:cs="Arial"/>
          <w:color w:val="EFF3F8"/>
          <w:sz w:val="21"/>
          <w:szCs w:val="21"/>
          <w:lang w:eastAsia="es-MX"/>
        </w:rPr>
      </w:pPr>
      <w:r w:rsidRPr="000E0654">
        <w:rPr>
          <w:rFonts w:ascii="Arial" w:eastAsia="Times New Roman" w:hAnsi="Arial" w:cs="Arial"/>
          <w:b/>
          <w:bCs/>
          <w:color w:val="EFF3F8"/>
          <w:sz w:val="21"/>
          <w:szCs w:val="21"/>
          <w:lang w:eastAsia="es-MX"/>
        </w:rPr>
        <w:t>Operaciones aritméticas:</w:t>
      </w:r>
      <w:r w:rsidRPr="000E0654">
        <w:rPr>
          <w:rFonts w:ascii="Arial" w:eastAsia="Times New Roman" w:hAnsi="Arial" w:cs="Arial"/>
          <w:color w:val="EFF3F8"/>
          <w:sz w:val="21"/>
          <w:szCs w:val="21"/>
          <w:lang w:eastAsia="es-MX"/>
        </w:rPr>
        <w:t> SASS admite operaciones aritméticas, lo que permite realizar cálculos matemáticos directamente en el CSS.</w:t>
      </w:r>
    </w:p>
    <w:p w14:paraId="2798DA2A" w14:textId="77777777" w:rsidR="000E0654" w:rsidRDefault="000E0654" w:rsidP="002B4FBA"/>
    <w:p w14:paraId="7CC16AF4" w14:textId="243865AA" w:rsidR="002966ED" w:rsidRDefault="002966ED" w:rsidP="002B4FBA">
      <w:r>
        <w:t>Q es pseudocodigo?</w:t>
      </w:r>
    </w:p>
    <w:p w14:paraId="61C1E7DE" w14:textId="77777777" w:rsidR="001C4E1D" w:rsidRPr="001C4E1D" w:rsidRDefault="001C4E1D" w:rsidP="001C4E1D">
      <w:pPr>
        <w:spacing w:before="100" w:beforeAutospacing="1" w:after="100" w:afterAutospacing="1" w:line="240" w:lineRule="auto"/>
        <w:textAlignment w:val="baseline"/>
        <w:rPr>
          <w:rFonts w:ascii="Segoe UI" w:eastAsia="Times New Roman" w:hAnsi="Segoe UI" w:cs="Segoe UI"/>
          <w:color w:val="6E7076"/>
          <w:sz w:val="27"/>
          <w:szCs w:val="27"/>
          <w:lang w:eastAsia="es-MX"/>
        </w:rPr>
      </w:pPr>
      <w:r w:rsidRPr="001C4E1D">
        <w:rPr>
          <w:rFonts w:ascii="Segoe UI" w:eastAsia="Times New Roman" w:hAnsi="Segoe UI" w:cs="Segoe UI"/>
          <w:color w:val="6E7076"/>
          <w:sz w:val="27"/>
          <w:szCs w:val="27"/>
          <w:lang w:eastAsia="es-MX"/>
        </w:rPr>
        <w:t>El pseudocódigo es una forma de representar código, como algoritmos, funciones y otros procesos, utilizando una combinación de lenguaje natural y elementos similares al lenguaje de programación.</w:t>
      </w:r>
    </w:p>
    <w:p w14:paraId="044092E5" w14:textId="50AA4976" w:rsidR="001C4E1D" w:rsidRPr="001C4E1D" w:rsidRDefault="001C4E1D" w:rsidP="001C4E1D">
      <w:pPr>
        <w:spacing w:before="100" w:beforeAutospacing="1" w:after="100" w:afterAutospacing="1" w:line="240" w:lineRule="auto"/>
        <w:textAlignment w:val="baseline"/>
        <w:rPr>
          <w:rFonts w:ascii="Segoe UI" w:eastAsia="Times New Roman" w:hAnsi="Segoe UI" w:cs="Segoe UI"/>
          <w:color w:val="6E7076"/>
          <w:sz w:val="27"/>
          <w:szCs w:val="27"/>
          <w:lang w:eastAsia="es-MX"/>
        </w:rPr>
      </w:pPr>
      <w:r w:rsidRPr="001C4E1D">
        <w:rPr>
          <w:rFonts w:ascii="Segoe UI" w:eastAsia="Times New Roman" w:hAnsi="Segoe UI" w:cs="Segoe UI"/>
          <w:color w:val="6E7076"/>
          <w:sz w:val="27"/>
          <w:szCs w:val="27"/>
          <w:lang w:eastAsia="es-MX"/>
        </w:rPr>
        <w:t>Se llama «pseudocódigo» porque no es realmente ejecutable. En cambio, es una forma de que los humanos comprendan y planifiquen la lógica de la programación — describir los pasos de un programa de forma que sea fácil de entender para los humanos, sin dejar de ser lo suficientemente detallado como para convertirse rápidamente en un lenguaje de programación específico.</w:t>
      </w:r>
    </w:p>
    <w:p w14:paraId="17B95582" w14:textId="77777777" w:rsidR="002966ED" w:rsidRPr="002966ED" w:rsidRDefault="002966ED" w:rsidP="002966ED">
      <w:pPr>
        <w:spacing w:before="100" w:beforeAutospacing="1" w:after="100" w:afterAutospacing="1" w:line="240" w:lineRule="auto"/>
        <w:textAlignment w:val="baseline"/>
        <w:rPr>
          <w:rFonts w:ascii="Segoe UI" w:eastAsia="Times New Roman" w:hAnsi="Segoe UI" w:cs="Segoe UI"/>
          <w:color w:val="6E7076"/>
          <w:sz w:val="27"/>
          <w:szCs w:val="27"/>
          <w:lang w:eastAsia="es-MX"/>
        </w:rPr>
      </w:pPr>
      <w:r w:rsidRPr="002966ED">
        <w:rPr>
          <w:rFonts w:ascii="Segoe UI" w:eastAsia="Times New Roman" w:hAnsi="Segoe UI" w:cs="Segoe UI"/>
          <w:color w:val="6E7076"/>
          <w:sz w:val="27"/>
          <w:szCs w:val="27"/>
          <w:lang w:eastAsia="es-MX"/>
        </w:rPr>
        <w:t>Aquí tienes un ejemplo sencillo de pseudocódigo, en el que estamos elaborando la lógica básica para saludar a un visitante por su nombre cuando navega por nuestro sitio o aplicación:</w:t>
      </w:r>
    </w:p>
    <w:p w14:paraId="3C1218EB" w14:textId="77777777" w:rsidR="002966ED" w:rsidRPr="002966ED" w:rsidRDefault="002966ED" w:rsidP="002966ED">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6E7076"/>
          <w:sz w:val="21"/>
          <w:szCs w:val="21"/>
          <w:bdr w:val="none" w:sz="0" w:space="0" w:color="auto" w:frame="1"/>
          <w:shd w:val="clear" w:color="auto" w:fill="F9F9F9"/>
          <w:lang w:eastAsia="es-MX"/>
        </w:rPr>
      </w:pPr>
      <w:r w:rsidRPr="002966ED">
        <w:rPr>
          <w:rFonts w:ascii="Courier New" w:eastAsia="Times New Roman" w:hAnsi="Courier New" w:cs="Courier New"/>
          <w:color w:val="6E7076"/>
          <w:sz w:val="21"/>
          <w:szCs w:val="21"/>
          <w:bdr w:val="none" w:sz="0" w:space="0" w:color="auto" w:frame="1"/>
          <w:shd w:val="clear" w:color="auto" w:fill="F9F9F9"/>
          <w:lang w:eastAsia="es-MX"/>
        </w:rPr>
        <w:t>PROCESS GreetUser</w:t>
      </w:r>
    </w:p>
    <w:p w14:paraId="1D52CE28" w14:textId="77777777" w:rsidR="002966ED" w:rsidRPr="002966ED" w:rsidRDefault="002966ED" w:rsidP="002966ED">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6E7076"/>
          <w:sz w:val="21"/>
          <w:szCs w:val="21"/>
          <w:bdr w:val="none" w:sz="0" w:space="0" w:color="auto" w:frame="1"/>
          <w:shd w:val="clear" w:color="auto" w:fill="F9F9F9"/>
          <w:lang w:eastAsia="es-MX"/>
        </w:rPr>
      </w:pPr>
      <w:r w:rsidRPr="002966ED">
        <w:rPr>
          <w:rFonts w:ascii="Courier New" w:eastAsia="Times New Roman" w:hAnsi="Courier New" w:cs="Courier New"/>
          <w:color w:val="6E7076"/>
          <w:sz w:val="21"/>
          <w:szCs w:val="21"/>
          <w:bdr w:val="none" w:sz="0" w:space="0" w:color="auto" w:frame="1"/>
          <w:shd w:val="clear" w:color="auto" w:fill="F9F9F9"/>
          <w:lang w:eastAsia="es-MX"/>
        </w:rPr>
        <w:t xml:space="preserve">    INPUT userName</w:t>
      </w:r>
    </w:p>
    <w:p w14:paraId="0CBBA5C2" w14:textId="77777777" w:rsidR="002966ED" w:rsidRPr="002966ED" w:rsidRDefault="002966ED" w:rsidP="002966ED">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6E7076"/>
          <w:sz w:val="21"/>
          <w:szCs w:val="21"/>
          <w:bdr w:val="none" w:sz="0" w:space="0" w:color="auto" w:frame="1"/>
          <w:shd w:val="clear" w:color="auto" w:fill="F9F9F9"/>
          <w:lang w:eastAsia="es-MX"/>
        </w:rPr>
      </w:pPr>
      <w:r w:rsidRPr="002966ED">
        <w:rPr>
          <w:rFonts w:ascii="Courier New" w:eastAsia="Times New Roman" w:hAnsi="Courier New" w:cs="Courier New"/>
          <w:color w:val="6E7076"/>
          <w:sz w:val="21"/>
          <w:szCs w:val="21"/>
          <w:bdr w:val="none" w:sz="0" w:space="0" w:color="auto" w:frame="1"/>
          <w:shd w:val="clear" w:color="auto" w:fill="F9F9F9"/>
          <w:lang w:eastAsia="es-MX"/>
        </w:rPr>
        <w:t xml:space="preserve">    DISPLAY "Hello, " + userName + "!"</w:t>
      </w:r>
    </w:p>
    <w:p w14:paraId="15D2B30F" w14:textId="77777777" w:rsidR="002966ED" w:rsidRPr="002966ED" w:rsidRDefault="002966ED" w:rsidP="002966ED">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6E7076"/>
          <w:sz w:val="21"/>
          <w:szCs w:val="21"/>
          <w:lang w:eastAsia="es-MX"/>
        </w:rPr>
      </w:pPr>
      <w:r w:rsidRPr="002966ED">
        <w:rPr>
          <w:rFonts w:ascii="Courier New" w:eastAsia="Times New Roman" w:hAnsi="Courier New" w:cs="Courier New"/>
          <w:color w:val="6E7076"/>
          <w:sz w:val="21"/>
          <w:szCs w:val="21"/>
          <w:bdr w:val="none" w:sz="0" w:space="0" w:color="auto" w:frame="1"/>
          <w:shd w:val="clear" w:color="auto" w:fill="F9F9F9"/>
          <w:lang w:eastAsia="es-MX"/>
        </w:rPr>
        <w:t>END</w:t>
      </w:r>
    </w:p>
    <w:p w14:paraId="4F2C0709" w14:textId="77777777" w:rsidR="002966ED" w:rsidRPr="002966ED" w:rsidRDefault="002966ED" w:rsidP="002966ED">
      <w:pPr>
        <w:spacing w:beforeAutospacing="1" w:after="0" w:afterAutospacing="1" w:line="240" w:lineRule="auto"/>
        <w:textAlignment w:val="baseline"/>
        <w:rPr>
          <w:rFonts w:ascii="Segoe UI" w:eastAsia="Times New Roman" w:hAnsi="Segoe UI" w:cs="Segoe UI"/>
          <w:color w:val="6E7076"/>
          <w:sz w:val="27"/>
          <w:szCs w:val="27"/>
          <w:lang w:eastAsia="es-MX"/>
        </w:rPr>
      </w:pPr>
      <w:r w:rsidRPr="002966ED">
        <w:rPr>
          <w:rFonts w:ascii="Segoe UI" w:eastAsia="Times New Roman" w:hAnsi="Segoe UI" w:cs="Segoe UI"/>
          <w:color w:val="6E7076"/>
          <w:sz w:val="27"/>
          <w:szCs w:val="27"/>
          <w:lang w:eastAsia="es-MX"/>
        </w:rPr>
        <w:t>Como puedes ver, el pseudocódigo anterior no está escrito con la sintaxis de ningún lenguaje o framework real. En su lugar, utiliza elementos de lenguaje y programación sencillos y universalmente comprensibles — como </w:t>
      </w:r>
      <w:r w:rsidRPr="002966ED">
        <w:rPr>
          <w:rFonts w:ascii="Courier New" w:eastAsia="Times New Roman" w:hAnsi="Courier New" w:cs="Courier New"/>
          <w:color w:val="6E7076"/>
          <w:sz w:val="21"/>
          <w:szCs w:val="21"/>
          <w:bdr w:val="single" w:sz="6" w:space="3" w:color="F3F3F4" w:frame="1"/>
          <w:shd w:val="clear" w:color="auto" w:fill="F9F9F9"/>
          <w:lang w:eastAsia="es-MX"/>
        </w:rPr>
        <w:t>PROCESS</w:t>
      </w:r>
      <w:r w:rsidRPr="002966ED">
        <w:rPr>
          <w:rFonts w:ascii="Segoe UI" w:eastAsia="Times New Roman" w:hAnsi="Segoe UI" w:cs="Segoe UI"/>
          <w:color w:val="6E7076"/>
          <w:sz w:val="27"/>
          <w:szCs w:val="27"/>
          <w:lang w:eastAsia="es-MX"/>
        </w:rPr>
        <w:t>, </w:t>
      </w:r>
      <w:r w:rsidRPr="002966ED">
        <w:rPr>
          <w:rFonts w:ascii="Courier New" w:eastAsia="Times New Roman" w:hAnsi="Courier New" w:cs="Courier New"/>
          <w:color w:val="6E7076"/>
          <w:sz w:val="21"/>
          <w:szCs w:val="21"/>
          <w:bdr w:val="single" w:sz="6" w:space="3" w:color="F3F3F4" w:frame="1"/>
          <w:shd w:val="clear" w:color="auto" w:fill="F9F9F9"/>
          <w:lang w:eastAsia="es-MX"/>
        </w:rPr>
        <w:t>DISPLAY</w:t>
      </w:r>
      <w:r w:rsidRPr="002966ED">
        <w:rPr>
          <w:rFonts w:ascii="Segoe UI" w:eastAsia="Times New Roman" w:hAnsi="Segoe UI" w:cs="Segoe UI"/>
          <w:color w:val="6E7076"/>
          <w:sz w:val="27"/>
          <w:szCs w:val="27"/>
          <w:lang w:eastAsia="es-MX"/>
        </w:rPr>
        <w:t>, y </w:t>
      </w:r>
      <w:r w:rsidRPr="002966ED">
        <w:rPr>
          <w:rFonts w:ascii="Courier New" w:eastAsia="Times New Roman" w:hAnsi="Courier New" w:cs="Courier New"/>
          <w:color w:val="6E7076"/>
          <w:sz w:val="21"/>
          <w:szCs w:val="21"/>
          <w:bdr w:val="single" w:sz="6" w:space="3" w:color="F3F3F4" w:frame="1"/>
          <w:shd w:val="clear" w:color="auto" w:fill="F9F9F9"/>
          <w:lang w:eastAsia="es-MX"/>
        </w:rPr>
        <w:t>+</w:t>
      </w:r>
      <w:r w:rsidRPr="002966ED">
        <w:rPr>
          <w:rFonts w:ascii="Segoe UI" w:eastAsia="Times New Roman" w:hAnsi="Segoe UI" w:cs="Segoe UI"/>
          <w:color w:val="6E7076"/>
          <w:sz w:val="27"/>
          <w:szCs w:val="27"/>
          <w:lang w:eastAsia="es-MX"/>
        </w:rPr>
        <w:t>  — a modo de sintaxis, lo que lo hace fácil de seguir para cualquiera.</w:t>
      </w:r>
    </w:p>
    <w:p w14:paraId="6716D423" w14:textId="77777777" w:rsidR="002966ED" w:rsidRDefault="002966ED" w:rsidP="002966ED">
      <w:pPr>
        <w:spacing w:before="100" w:beforeAutospacing="1" w:after="100" w:afterAutospacing="1" w:line="240" w:lineRule="auto"/>
        <w:textAlignment w:val="baseline"/>
        <w:rPr>
          <w:rFonts w:ascii="Segoe UI" w:eastAsia="Times New Roman" w:hAnsi="Segoe UI" w:cs="Segoe UI"/>
          <w:color w:val="6E7076"/>
          <w:sz w:val="27"/>
          <w:szCs w:val="27"/>
          <w:lang w:eastAsia="es-MX"/>
        </w:rPr>
      </w:pPr>
      <w:r w:rsidRPr="002966ED">
        <w:rPr>
          <w:rFonts w:ascii="Segoe UI" w:eastAsia="Times New Roman" w:hAnsi="Segoe UI" w:cs="Segoe UI"/>
          <w:color w:val="6E7076"/>
          <w:sz w:val="27"/>
          <w:szCs w:val="27"/>
          <w:lang w:eastAsia="es-MX"/>
        </w:rPr>
        <w:lastRenderedPageBreak/>
        <w:t>Ese es uno de los poderes de escribir pseudocódigo: Al exponer las intenciones del código en una sintaxis común, puedes saltar todas las barreras de la programación y del lenguaje basado en habilidades. Hablaremos más de esto en la siguiente sección.</w:t>
      </w:r>
    </w:p>
    <w:p w14:paraId="7A72F1E5" w14:textId="77777777" w:rsidR="00CF23FD" w:rsidRDefault="00CF23FD" w:rsidP="00CF23FD">
      <w:pPr>
        <w:pStyle w:val="Ttulo1"/>
        <w:shd w:val="clear" w:color="auto" w:fill="121F3D"/>
        <w:spacing w:before="161" w:after="161"/>
        <w:rPr>
          <w:rFonts w:ascii="Arial" w:hAnsi="Arial" w:cs="Arial"/>
          <w:color w:val="EFF3F8"/>
        </w:rPr>
      </w:pPr>
      <w:r>
        <w:rPr>
          <w:rFonts w:ascii="Arial" w:hAnsi="Arial" w:cs="Arial"/>
          <w:color w:val="EFF3F8"/>
        </w:rPr>
        <w:t>¿Cómo funcionan los preprocesadores?</w:t>
      </w:r>
    </w:p>
    <w:p w14:paraId="26B6CAFD" w14:textId="77777777" w:rsidR="00CF23FD" w:rsidRDefault="00CF23FD" w:rsidP="00CF23FD">
      <w:pPr>
        <w:pStyle w:val="NormalWeb"/>
        <w:shd w:val="clear" w:color="auto" w:fill="121F3D"/>
        <w:spacing w:before="0" w:after="0"/>
        <w:rPr>
          <w:rFonts w:ascii="Arial" w:hAnsi="Arial" w:cs="Arial"/>
          <w:color w:val="EFF3F8"/>
          <w:sz w:val="27"/>
          <w:szCs w:val="27"/>
        </w:rPr>
      </w:pPr>
      <w:r>
        <w:rPr>
          <w:rFonts w:ascii="Arial" w:hAnsi="Arial" w:cs="Arial"/>
          <w:color w:val="EFF3F8"/>
          <w:sz w:val="27"/>
          <w:szCs w:val="27"/>
        </w:rPr>
        <w:t>Un preprocesador es una herramienta que nos permite escribir pseudocódigo recibiendo como parámetro de entrada los estilos que posteriormente serán convertidos a CSS nativo. Podemos decir que funcionan de manera similar a los traductores pues al indicarle una sintaxis devuelve los valores en una sintaxis nueva.</w:t>
      </w:r>
      <w:r>
        <w:rPr>
          <w:rFonts w:ascii="Arial" w:hAnsi="Arial" w:cs="Arial"/>
          <w:color w:val="EFF3F8"/>
          <w:sz w:val="27"/>
          <w:szCs w:val="27"/>
        </w:rPr>
        <w:br/>
        <w:t>En SASS se incluyen características adicionales, como variables, mixins, herencia de clases, entre otras, que hacen que el proceso de escritura de CSS sea más fácil y rápido.</w:t>
      </w:r>
    </w:p>
    <w:p w14:paraId="4D961BDC" w14:textId="77777777" w:rsidR="00CF23FD" w:rsidRDefault="00CF23FD" w:rsidP="00CF23FD">
      <w:pPr>
        <w:pStyle w:val="NormalWeb"/>
        <w:shd w:val="clear" w:color="auto" w:fill="121F3D"/>
        <w:rPr>
          <w:rFonts w:ascii="Arial" w:hAnsi="Arial" w:cs="Arial"/>
          <w:color w:val="EFF3F8"/>
          <w:sz w:val="27"/>
          <w:szCs w:val="27"/>
        </w:rPr>
      </w:pPr>
      <w:r>
        <w:rPr>
          <w:rFonts w:ascii="Arial" w:hAnsi="Arial" w:cs="Arial"/>
          <w:color w:val="EFF3F8"/>
          <w:sz w:val="27"/>
          <w:szCs w:val="27"/>
        </w:rPr>
        <w:t>Para poder hacer uso de un preprocesador, primero es necesario entender cómo funcionan los estilos CSS y el navegador. Los estilos CSS son interpretados y representados por el navegador, el cual se encarga de leer el código CSS y aplicarlo a los elementos o componentes HTML de la página. Es el navegador quien recorre la hoja de estilos, línea por línea, y asigna propiedades a los elementos de la página según lo indicado en el código CSS. Este proceso es fundamental para permitir que la página se estilice de la manera deseada, teniendo control sobre el diseño y la disposición de la página, proporcionando al usuario una experiencia visual atractiva, donde todos los elementos están estilizados y presentados de una manera agradable a la vista y fácil de interactuar.</w:t>
      </w:r>
    </w:p>
    <w:p w14:paraId="12B7997F" w14:textId="4859F9B2" w:rsidR="00CF23FD" w:rsidRDefault="00CF23FD" w:rsidP="00CF23FD">
      <w:pPr>
        <w:rPr>
          <w:rFonts w:ascii="Times New Roman" w:hAnsi="Times New Roman" w:cs="Times New Roman"/>
          <w:sz w:val="24"/>
          <w:szCs w:val="24"/>
        </w:rPr>
      </w:pPr>
      <w:r>
        <w:rPr>
          <w:noProof/>
        </w:rPr>
        <w:drawing>
          <wp:inline distT="0" distB="0" distL="0" distR="0" wp14:anchorId="5715CD54" wp14:editId="27D598F7">
            <wp:extent cx="5181600" cy="2105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2105025"/>
                    </a:xfrm>
                    <a:prstGeom prst="rect">
                      <a:avLst/>
                    </a:prstGeom>
                    <a:noFill/>
                    <a:ln>
                      <a:noFill/>
                    </a:ln>
                  </pic:spPr>
                </pic:pic>
              </a:graphicData>
            </a:graphic>
          </wp:inline>
        </w:drawing>
      </w:r>
    </w:p>
    <w:p w14:paraId="2888570F" w14:textId="77777777" w:rsidR="00CF23FD" w:rsidRDefault="00CF23FD" w:rsidP="00CF23FD">
      <w:pPr>
        <w:pStyle w:val="Ttulo1"/>
        <w:shd w:val="clear" w:color="auto" w:fill="121F3D"/>
        <w:spacing w:before="161" w:after="161"/>
        <w:rPr>
          <w:rFonts w:ascii="Arial" w:hAnsi="Arial" w:cs="Arial"/>
          <w:color w:val="EFF3F8"/>
        </w:rPr>
      </w:pPr>
      <w:r>
        <w:rPr>
          <w:rFonts w:ascii="Arial" w:hAnsi="Arial" w:cs="Arial"/>
          <w:color w:val="EFF3F8"/>
        </w:rPr>
        <w:lastRenderedPageBreak/>
        <w:t>Ventajas de utilizar un Preprocesador</w:t>
      </w:r>
    </w:p>
    <w:p w14:paraId="11809D97" w14:textId="77777777" w:rsidR="00CF23FD" w:rsidRDefault="00CF23FD" w:rsidP="00CF23FD">
      <w:pPr>
        <w:pStyle w:val="NormalWeb"/>
        <w:shd w:val="clear" w:color="auto" w:fill="121F3D"/>
        <w:spacing w:before="0" w:after="0"/>
        <w:rPr>
          <w:rFonts w:ascii="Arial" w:hAnsi="Arial" w:cs="Arial"/>
          <w:color w:val="EFF3F8"/>
          <w:sz w:val="27"/>
          <w:szCs w:val="27"/>
        </w:rPr>
      </w:pPr>
      <w:r>
        <w:rPr>
          <w:rFonts w:ascii="Arial" w:hAnsi="Arial" w:cs="Arial"/>
          <w:color w:val="EFF3F8"/>
          <w:sz w:val="27"/>
          <w:szCs w:val="27"/>
        </w:rPr>
        <w:t>Los principales beneficios de usar un preprocesador como SASS son la rapidez y la productividad. Permitiendo que el código se pueda escribir de manera mucho más rápida y sencilla, ayudando a los desarrolladores a ahorrar tiempo y ser más productivos. También hacen que el mantenimiento del código sea más fácil, pues todos los estilos se guardan en un solo archivo. La reutilización de código es otro de los beneficios que nos trae el uso de un preprocesador, esto significa que los mismos estilos se pueden aplicar en varias páginas sin tener que escribir el código una y otra vez.</w:t>
      </w:r>
      <w:r>
        <w:rPr>
          <w:rFonts w:ascii="Arial" w:hAnsi="Arial" w:cs="Arial"/>
          <w:color w:val="EFF3F8"/>
          <w:sz w:val="27"/>
          <w:szCs w:val="27"/>
        </w:rPr>
        <w:br/>
        <w:t>Finalmente el uso de preprocesadores nos permite que sea mucho más sencillo trabajar una página web de manera responsiva.</w:t>
      </w:r>
    </w:p>
    <w:p w14:paraId="0E2A53BE" w14:textId="77777777" w:rsidR="00CF23FD" w:rsidRDefault="00CF23FD" w:rsidP="00CF23FD">
      <w:pPr>
        <w:pStyle w:val="Ttulo1"/>
        <w:shd w:val="clear" w:color="auto" w:fill="121F3D"/>
        <w:spacing w:before="161" w:after="161"/>
        <w:rPr>
          <w:rFonts w:ascii="Arial" w:hAnsi="Arial" w:cs="Arial"/>
          <w:color w:val="EFF3F8"/>
          <w:sz w:val="48"/>
          <w:szCs w:val="48"/>
        </w:rPr>
      </w:pPr>
      <w:r>
        <w:rPr>
          <w:rFonts w:ascii="Arial" w:hAnsi="Arial" w:cs="Arial"/>
          <w:color w:val="EFF3F8"/>
        </w:rPr>
        <w:t>Tipos de Preprocesadores</w:t>
      </w:r>
    </w:p>
    <w:p w14:paraId="08DB681C" w14:textId="77777777" w:rsidR="00CF23FD" w:rsidRDefault="00CF23FD" w:rsidP="00CF23FD">
      <w:pPr>
        <w:pStyle w:val="NormalWeb"/>
        <w:shd w:val="clear" w:color="auto" w:fill="121F3D"/>
        <w:spacing w:before="0" w:after="0"/>
        <w:rPr>
          <w:rFonts w:ascii="Arial" w:hAnsi="Arial" w:cs="Arial"/>
          <w:color w:val="EFF3F8"/>
          <w:sz w:val="27"/>
          <w:szCs w:val="27"/>
        </w:rPr>
      </w:pPr>
      <w:r>
        <w:rPr>
          <w:rStyle w:val="Textoennegrita"/>
          <w:rFonts w:ascii="Arial" w:hAnsi="Arial" w:cs="Arial"/>
          <w:color w:val="EFF3F8"/>
          <w:sz w:val="27"/>
          <w:szCs w:val="27"/>
        </w:rPr>
        <w:t>[Stylus]</w:t>
      </w:r>
      <w:r>
        <w:rPr>
          <w:rFonts w:ascii="Arial" w:hAnsi="Arial" w:cs="Arial"/>
          <w:color w:val="EFF3F8"/>
          <w:sz w:val="27"/>
          <w:szCs w:val="27"/>
        </w:rPr>
        <w:br/>
      </w:r>
      <w:hyperlink r:id="rId7" w:tgtFrame="_blank" w:history="1">
        <w:r>
          <w:rPr>
            <w:rStyle w:val="Hipervnculo"/>
            <w:rFonts w:ascii="Arial" w:hAnsi="Arial" w:cs="Arial"/>
            <w:color w:val="33B1FF"/>
            <w:sz w:val="27"/>
            <w:szCs w:val="27"/>
          </w:rPr>
          <w:t>Stylus</w:t>
        </w:r>
      </w:hyperlink>
      <w:r>
        <w:rPr>
          <w:rFonts w:ascii="Arial" w:hAnsi="Arial" w:cs="Arial"/>
          <w:color w:val="EFF3F8"/>
          <w:sz w:val="27"/>
          <w:szCs w:val="27"/>
        </w:rPr>
        <w:t> es un lenguaje de programación de hojas de estilo en cascada (CSS) que se compila en CSS estándar, está basado en JavaScript. Hay algunas diferencias importantes entre Stylus y SASS. La sintaxis de Stylus es más simple y clara, mientras que la sintaxis de SASS se considera más profesional y compleja. Stylus ofrece una mejor portabilidad y es más fácil de usar. Sin embargo, SASS ofrece mayor soporte al ser utilizado con una mayor cantidad de lenguajes de programación.</w:t>
      </w:r>
    </w:p>
    <w:p w14:paraId="6435A39B" w14:textId="77777777" w:rsidR="00CF23FD" w:rsidRDefault="00CF23FD" w:rsidP="00CF23FD">
      <w:pPr>
        <w:pStyle w:val="NormalWeb"/>
        <w:shd w:val="clear" w:color="auto" w:fill="121F3D"/>
        <w:spacing w:before="0" w:after="0"/>
        <w:rPr>
          <w:rFonts w:ascii="Arial" w:hAnsi="Arial" w:cs="Arial"/>
          <w:color w:val="EFF3F8"/>
          <w:sz w:val="27"/>
          <w:szCs w:val="27"/>
        </w:rPr>
      </w:pPr>
      <w:r>
        <w:rPr>
          <w:rFonts w:ascii="Arial" w:hAnsi="Arial" w:cs="Arial"/>
          <w:color w:val="EFF3F8"/>
          <w:sz w:val="27"/>
          <w:szCs w:val="27"/>
        </w:rPr>
        <w:t>Conoce </w:t>
      </w:r>
      <w:hyperlink r:id="rId8" w:tgtFrame="_blank" w:history="1">
        <w:r>
          <w:rPr>
            <w:rStyle w:val="Hipervnculo"/>
            <w:rFonts w:ascii="Arial" w:hAnsi="Arial" w:cs="Arial"/>
            <w:color w:val="33B1FF"/>
            <w:sz w:val="27"/>
            <w:szCs w:val="27"/>
          </w:rPr>
          <w:t>Stylus</w:t>
        </w:r>
      </w:hyperlink>
    </w:p>
    <w:p w14:paraId="78D25C4E" w14:textId="77777777" w:rsidR="00CF23FD" w:rsidRDefault="00CF23FD" w:rsidP="00CF23FD">
      <w:pPr>
        <w:pStyle w:val="NormalWeb"/>
        <w:shd w:val="clear" w:color="auto" w:fill="121F3D"/>
        <w:spacing w:before="0" w:after="0"/>
        <w:rPr>
          <w:rFonts w:ascii="Arial" w:hAnsi="Arial" w:cs="Arial"/>
          <w:color w:val="EFF3F8"/>
          <w:sz w:val="27"/>
          <w:szCs w:val="27"/>
        </w:rPr>
      </w:pPr>
      <w:r>
        <w:rPr>
          <w:rStyle w:val="Textoennegrita"/>
          <w:rFonts w:ascii="Arial" w:hAnsi="Arial" w:cs="Arial"/>
          <w:color w:val="EFF3F8"/>
          <w:sz w:val="27"/>
          <w:szCs w:val="27"/>
        </w:rPr>
        <w:t>LESS</w:t>
      </w:r>
      <w:r>
        <w:rPr>
          <w:rFonts w:ascii="Arial" w:hAnsi="Arial" w:cs="Arial"/>
          <w:color w:val="EFF3F8"/>
          <w:sz w:val="27"/>
          <w:szCs w:val="27"/>
        </w:rPr>
        <w:br/>
        <w:t>Una de las principales diferencias entre </w:t>
      </w:r>
      <w:hyperlink r:id="rId9" w:tgtFrame="_blank" w:history="1">
        <w:r>
          <w:rPr>
            <w:rStyle w:val="Hipervnculo"/>
            <w:rFonts w:ascii="Arial" w:hAnsi="Arial" w:cs="Arial"/>
            <w:color w:val="33B1FF"/>
            <w:sz w:val="27"/>
            <w:szCs w:val="27"/>
          </w:rPr>
          <w:t>LESS</w:t>
        </w:r>
      </w:hyperlink>
      <w:r>
        <w:rPr>
          <w:rFonts w:ascii="Arial" w:hAnsi="Arial" w:cs="Arial"/>
          <w:color w:val="EFF3F8"/>
          <w:sz w:val="27"/>
          <w:szCs w:val="27"/>
        </w:rPr>
        <w:t> y Sass es que Sass está codificado en Ruby y, por lo tanto, se procesa del lado del servidor, mientras que Less es una biblioteca de JavaScript (Como Stylus) y se procesa del lado del cliente. Un ejemplo es la forma en que ambos lenguajes manejan las variables es distinta. En LESS, los nombres de las variables se inicializan con @ y en Sass los nombres de las variables se inicializan con el símbolo $.</w:t>
      </w:r>
    </w:p>
    <w:p w14:paraId="392C04DD" w14:textId="77777777" w:rsidR="00CF23FD" w:rsidRDefault="00CF23FD" w:rsidP="00CF23FD">
      <w:pPr>
        <w:pStyle w:val="NormalWeb"/>
        <w:shd w:val="clear" w:color="auto" w:fill="121F3D"/>
        <w:spacing w:before="0" w:after="0"/>
        <w:rPr>
          <w:rFonts w:ascii="Arial" w:hAnsi="Arial" w:cs="Arial"/>
          <w:color w:val="EFF3F8"/>
          <w:sz w:val="27"/>
          <w:szCs w:val="27"/>
        </w:rPr>
      </w:pPr>
      <w:r>
        <w:rPr>
          <w:rFonts w:ascii="Arial" w:hAnsi="Arial" w:cs="Arial"/>
          <w:color w:val="EFF3F8"/>
          <w:sz w:val="27"/>
          <w:szCs w:val="27"/>
        </w:rPr>
        <w:t>Conoce </w:t>
      </w:r>
      <w:hyperlink r:id="rId10" w:tgtFrame="_blank" w:history="1">
        <w:r>
          <w:rPr>
            <w:rStyle w:val="Hipervnculo"/>
            <w:rFonts w:ascii="Arial" w:hAnsi="Arial" w:cs="Arial"/>
            <w:color w:val="33B1FF"/>
            <w:sz w:val="27"/>
            <w:szCs w:val="27"/>
          </w:rPr>
          <w:t>LESS</w:t>
        </w:r>
      </w:hyperlink>
    </w:p>
    <w:p w14:paraId="2CB93FA0" w14:textId="77777777" w:rsidR="00CF23FD" w:rsidRPr="002966ED" w:rsidRDefault="00CF23FD" w:rsidP="002966ED">
      <w:pPr>
        <w:spacing w:before="100" w:beforeAutospacing="1" w:after="100" w:afterAutospacing="1" w:line="240" w:lineRule="auto"/>
        <w:textAlignment w:val="baseline"/>
        <w:rPr>
          <w:rFonts w:ascii="Segoe UI" w:eastAsia="Times New Roman" w:hAnsi="Segoe UI" w:cs="Segoe UI"/>
          <w:color w:val="6E7076"/>
          <w:sz w:val="27"/>
          <w:szCs w:val="27"/>
          <w:lang w:eastAsia="es-MX"/>
        </w:rPr>
      </w:pPr>
    </w:p>
    <w:p w14:paraId="1115AE7D" w14:textId="77777777" w:rsidR="002966ED" w:rsidRDefault="002966ED" w:rsidP="002B4FBA"/>
    <w:p w14:paraId="7142A171" w14:textId="6344DA53" w:rsidR="002966ED" w:rsidRDefault="003B20DB" w:rsidP="002B4FBA">
      <w:r>
        <w:lastRenderedPageBreak/>
        <w:t>Anatomía de un proyecto en SASS</w:t>
      </w:r>
    </w:p>
    <w:p w14:paraId="202291FB" w14:textId="3FD8C0A8" w:rsidR="003B20DB" w:rsidRDefault="003B20DB" w:rsidP="002B4FBA">
      <w:r w:rsidRPr="003B20DB">
        <w:rPr>
          <w:noProof/>
        </w:rPr>
        <w:drawing>
          <wp:inline distT="0" distB="0" distL="0" distR="0" wp14:anchorId="7963B5C9" wp14:editId="0141C82D">
            <wp:extent cx="4248743" cy="3229426"/>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743" cy="3229426"/>
                    </a:xfrm>
                    <a:prstGeom prst="rect">
                      <a:avLst/>
                    </a:prstGeom>
                  </pic:spPr>
                </pic:pic>
              </a:graphicData>
            </a:graphic>
          </wp:inline>
        </w:drawing>
      </w:r>
    </w:p>
    <w:p w14:paraId="6F70C111" w14:textId="4C790AB8" w:rsidR="007A5C94" w:rsidRDefault="007A5C94" w:rsidP="002B4FBA">
      <w:r w:rsidRPr="007A5C94">
        <w:rPr>
          <w:noProof/>
        </w:rPr>
        <w:drawing>
          <wp:inline distT="0" distB="0" distL="0" distR="0" wp14:anchorId="5A9D0DC8" wp14:editId="5626A2CC">
            <wp:extent cx="3886742" cy="27435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742" cy="2743583"/>
                    </a:xfrm>
                    <a:prstGeom prst="rect">
                      <a:avLst/>
                    </a:prstGeom>
                  </pic:spPr>
                </pic:pic>
              </a:graphicData>
            </a:graphic>
          </wp:inline>
        </w:drawing>
      </w:r>
    </w:p>
    <w:p w14:paraId="0864B194" w14:textId="077727B8" w:rsidR="004B1CB1" w:rsidRDefault="004B1CB1" w:rsidP="002B4FBA">
      <w:r w:rsidRPr="004B1CB1">
        <w:rPr>
          <w:noProof/>
        </w:rPr>
        <w:lastRenderedPageBreak/>
        <w:drawing>
          <wp:inline distT="0" distB="0" distL="0" distR="0" wp14:anchorId="013B6483" wp14:editId="5E8B9E93">
            <wp:extent cx="3896269" cy="278168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6269" cy="2781688"/>
                    </a:xfrm>
                    <a:prstGeom prst="rect">
                      <a:avLst/>
                    </a:prstGeom>
                  </pic:spPr>
                </pic:pic>
              </a:graphicData>
            </a:graphic>
          </wp:inline>
        </w:drawing>
      </w:r>
    </w:p>
    <w:p w14:paraId="577AFAFE" w14:textId="7D1A881C" w:rsidR="004B1CB1" w:rsidRDefault="004B1CB1" w:rsidP="002B4FBA">
      <w:r w:rsidRPr="004B1CB1">
        <w:rPr>
          <w:noProof/>
        </w:rPr>
        <w:drawing>
          <wp:inline distT="0" distB="0" distL="0" distR="0" wp14:anchorId="7DE48C36" wp14:editId="43E3DF24">
            <wp:extent cx="3953427" cy="2876951"/>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3427" cy="2876951"/>
                    </a:xfrm>
                    <a:prstGeom prst="rect">
                      <a:avLst/>
                    </a:prstGeom>
                  </pic:spPr>
                </pic:pic>
              </a:graphicData>
            </a:graphic>
          </wp:inline>
        </w:drawing>
      </w:r>
    </w:p>
    <w:p w14:paraId="1D519008" w14:textId="1D75E04D" w:rsidR="003235AB" w:rsidRDefault="003235AB" w:rsidP="002B4FBA">
      <w:r w:rsidRPr="003235AB">
        <w:rPr>
          <w:noProof/>
        </w:rPr>
        <w:lastRenderedPageBreak/>
        <w:drawing>
          <wp:inline distT="0" distB="0" distL="0" distR="0" wp14:anchorId="4E2A9EDF" wp14:editId="541DB3FE">
            <wp:extent cx="4010585" cy="2534004"/>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585" cy="2534004"/>
                    </a:xfrm>
                    <a:prstGeom prst="rect">
                      <a:avLst/>
                    </a:prstGeom>
                  </pic:spPr>
                </pic:pic>
              </a:graphicData>
            </a:graphic>
          </wp:inline>
        </w:drawing>
      </w:r>
    </w:p>
    <w:p w14:paraId="10771AB4" w14:textId="4690D294" w:rsidR="003235AB" w:rsidRDefault="003235AB" w:rsidP="002B4FBA">
      <w:r w:rsidRPr="003235AB">
        <w:rPr>
          <w:noProof/>
        </w:rPr>
        <w:drawing>
          <wp:inline distT="0" distB="0" distL="0" distR="0" wp14:anchorId="3CEB5461" wp14:editId="2B10D432">
            <wp:extent cx="3924848" cy="2505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2505425"/>
                    </a:xfrm>
                    <a:prstGeom prst="rect">
                      <a:avLst/>
                    </a:prstGeom>
                  </pic:spPr>
                </pic:pic>
              </a:graphicData>
            </a:graphic>
          </wp:inline>
        </w:drawing>
      </w:r>
    </w:p>
    <w:p w14:paraId="0D26C2F4" w14:textId="59127A03" w:rsidR="00A2712F" w:rsidRDefault="00A2712F" w:rsidP="002B4FBA">
      <w:r>
        <w:t>Extensiones para usar sass</w:t>
      </w:r>
    </w:p>
    <w:p w14:paraId="3D268F7E" w14:textId="050C7F8C" w:rsidR="00A2712F" w:rsidRDefault="00A2712F" w:rsidP="002B4FBA">
      <w:r w:rsidRPr="00A2712F">
        <w:rPr>
          <w:noProof/>
        </w:rPr>
        <w:lastRenderedPageBreak/>
        <w:drawing>
          <wp:inline distT="0" distB="0" distL="0" distR="0" wp14:anchorId="1B3576E7" wp14:editId="6EC21C11">
            <wp:extent cx="5612130" cy="18484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848485"/>
                    </a:xfrm>
                    <a:prstGeom prst="rect">
                      <a:avLst/>
                    </a:prstGeom>
                  </pic:spPr>
                </pic:pic>
              </a:graphicData>
            </a:graphic>
          </wp:inline>
        </w:drawing>
      </w:r>
      <w:r w:rsidR="00CA5542" w:rsidRPr="00CA5542">
        <w:rPr>
          <w:noProof/>
        </w:rPr>
        <w:drawing>
          <wp:inline distT="0" distB="0" distL="0" distR="0" wp14:anchorId="4B85DED2" wp14:editId="69C20AA2">
            <wp:extent cx="5544324" cy="173379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324" cy="1733792"/>
                    </a:xfrm>
                    <a:prstGeom prst="rect">
                      <a:avLst/>
                    </a:prstGeom>
                  </pic:spPr>
                </pic:pic>
              </a:graphicData>
            </a:graphic>
          </wp:inline>
        </w:drawing>
      </w:r>
    </w:p>
    <w:p w14:paraId="0F89799F" w14:textId="301E74BB" w:rsidR="00A41454" w:rsidRPr="00A41454" w:rsidRDefault="00A41454" w:rsidP="002B4FBA">
      <w:pPr>
        <w:rPr>
          <w:b/>
          <w:bCs/>
        </w:rPr>
      </w:pPr>
      <w:r w:rsidRPr="00A41454">
        <w:rPr>
          <w:b/>
          <w:bCs/>
        </w:rPr>
        <w:t>Configuraciones</w:t>
      </w:r>
    </w:p>
    <w:p w14:paraId="6FFC1F7C" w14:textId="2698C042" w:rsidR="00A41454" w:rsidRDefault="00852343" w:rsidP="002F13A6">
      <w:pPr>
        <w:ind w:left="708" w:hanging="708"/>
      </w:pPr>
      <w:r>
        <w:t>Buscar sass format y verificar q la configuración sea esta:</w:t>
      </w:r>
    </w:p>
    <w:p w14:paraId="47DC8FF0" w14:textId="78C9C79F" w:rsidR="00A41454" w:rsidRDefault="00A41454" w:rsidP="002B4FBA">
      <w:r w:rsidRPr="00A41454">
        <w:rPr>
          <w:noProof/>
        </w:rPr>
        <w:drawing>
          <wp:inline distT="0" distB="0" distL="0" distR="0" wp14:anchorId="783D67B3" wp14:editId="66C042A6">
            <wp:extent cx="3924848" cy="164805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848" cy="1648055"/>
                    </a:xfrm>
                    <a:prstGeom prst="rect">
                      <a:avLst/>
                    </a:prstGeom>
                  </pic:spPr>
                </pic:pic>
              </a:graphicData>
            </a:graphic>
          </wp:inline>
        </w:drawing>
      </w:r>
    </w:p>
    <w:p w14:paraId="7341947F" w14:textId="77777777" w:rsidR="00054063" w:rsidRPr="00054063" w:rsidRDefault="00054063" w:rsidP="00054063">
      <w:pPr>
        <w:shd w:val="clear" w:color="auto" w:fill="24385B"/>
        <w:spacing w:after="0" w:line="240" w:lineRule="auto"/>
        <w:outlineLvl w:val="2"/>
        <w:rPr>
          <w:rFonts w:ascii="Arial" w:eastAsia="Times New Roman" w:hAnsi="Arial" w:cs="Arial"/>
          <w:b/>
          <w:bCs/>
          <w:color w:val="EFF3F8"/>
          <w:sz w:val="27"/>
          <w:szCs w:val="27"/>
          <w:lang w:eastAsia="es-MX"/>
        </w:rPr>
      </w:pPr>
      <w:r w:rsidRPr="00054063">
        <w:rPr>
          <w:rFonts w:ascii="Arial" w:eastAsia="Times New Roman" w:hAnsi="Arial" w:cs="Arial"/>
          <w:b/>
          <w:bCs/>
          <w:color w:val="EFF3F8"/>
          <w:sz w:val="27"/>
          <w:szCs w:val="27"/>
          <w:lang w:eastAsia="es-MX"/>
        </w:rPr>
        <w:t>El proceso de Compilado</w:t>
      </w:r>
    </w:p>
    <w:p w14:paraId="35EAC393" w14:textId="77777777" w:rsidR="00054063" w:rsidRPr="00054063" w:rsidRDefault="00054063" w:rsidP="00054063">
      <w:pPr>
        <w:shd w:val="clear" w:color="auto" w:fill="24385B"/>
        <w:spacing w:after="0" w:line="240" w:lineRule="auto"/>
        <w:rPr>
          <w:rFonts w:ascii="Arial" w:eastAsia="Times New Roman" w:hAnsi="Arial" w:cs="Arial"/>
          <w:color w:val="EFF3F8"/>
          <w:sz w:val="21"/>
          <w:szCs w:val="21"/>
          <w:lang w:eastAsia="es-MX"/>
        </w:rPr>
      </w:pPr>
      <w:r w:rsidRPr="00054063">
        <w:rPr>
          <w:rFonts w:ascii="Arial" w:eastAsia="Times New Roman" w:hAnsi="Arial" w:cs="Arial"/>
          <w:color w:val="EFF3F8"/>
          <w:sz w:val="21"/>
          <w:szCs w:val="21"/>
          <w:lang w:eastAsia="es-MX"/>
        </w:rPr>
        <w:t>.</w:t>
      </w:r>
      <w:r w:rsidRPr="00054063">
        <w:rPr>
          <w:rFonts w:ascii="Arial" w:eastAsia="Times New Roman" w:hAnsi="Arial" w:cs="Arial"/>
          <w:color w:val="EFF3F8"/>
          <w:sz w:val="21"/>
          <w:szCs w:val="21"/>
          <w:lang w:eastAsia="es-MX"/>
        </w:rPr>
        <w:br/>
        <w:t>Para hacer uso de SASS dentro de nuestro proyecto tenemos que tener en cuenta </w:t>
      </w:r>
      <w:r w:rsidRPr="00054063">
        <w:rPr>
          <w:rFonts w:ascii="Arial" w:eastAsia="Times New Roman" w:hAnsi="Arial" w:cs="Arial"/>
          <w:b/>
          <w:bCs/>
          <w:color w:val="EFF3F8"/>
          <w:sz w:val="21"/>
          <w:szCs w:val="21"/>
          <w:lang w:eastAsia="es-MX"/>
        </w:rPr>
        <w:t>3 puntos importantes que forman parte del proceso de compilación</w:t>
      </w:r>
      <w:r w:rsidRPr="00054063">
        <w:rPr>
          <w:rFonts w:ascii="Arial" w:eastAsia="Times New Roman" w:hAnsi="Arial" w:cs="Arial"/>
          <w:color w:val="EFF3F8"/>
          <w:sz w:val="21"/>
          <w:szCs w:val="21"/>
          <w:lang w:eastAsia="es-MX"/>
        </w:rPr>
        <w:t>.</w:t>
      </w:r>
      <w:r w:rsidRPr="00054063">
        <w:rPr>
          <w:rFonts w:ascii="Arial" w:eastAsia="Times New Roman" w:hAnsi="Arial" w:cs="Arial"/>
          <w:color w:val="EFF3F8"/>
          <w:sz w:val="21"/>
          <w:szCs w:val="21"/>
          <w:lang w:eastAsia="es-MX"/>
        </w:rPr>
        <w:br/>
        <w:t>.</w:t>
      </w:r>
    </w:p>
    <w:p w14:paraId="0A5DA690" w14:textId="77777777" w:rsidR="00054063" w:rsidRPr="00054063" w:rsidRDefault="00054063" w:rsidP="00054063">
      <w:pPr>
        <w:numPr>
          <w:ilvl w:val="0"/>
          <w:numId w:val="3"/>
        </w:numPr>
        <w:shd w:val="clear" w:color="auto" w:fill="24385B"/>
        <w:spacing w:after="0" w:line="240" w:lineRule="auto"/>
        <w:rPr>
          <w:rFonts w:ascii="Arial" w:eastAsia="Times New Roman" w:hAnsi="Arial" w:cs="Arial"/>
          <w:color w:val="EFF3F8"/>
          <w:sz w:val="21"/>
          <w:szCs w:val="21"/>
          <w:lang w:eastAsia="es-MX"/>
        </w:rPr>
      </w:pPr>
      <w:r w:rsidRPr="00054063">
        <w:rPr>
          <w:rFonts w:ascii="Arial" w:eastAsia="Times New Roman" w:hAnsi="Arial" w:cs="Arial"/>
          <w:b/>
          <w:bCs/>
          <w:color w:val="EFF3F8"/>
          <w:sz w:val="21"/>
          <w:szCs w:val="21"/>
          <w:lang w:eastAsia="es-MX"/>
        </w:rPr>
        <w:t>Imput file (archivo de entrada) —&gt;</w:t>
      </w:r>
      <w:r w:rsidRPr="00054063">
        <w:rPr>
          <w:rFonts w:ascii="Arial" w:eastAsia="Times New Roman" w:hAnsi="Arial" w:cs="Arial"/>
          <w:color w:val="EFF3F8"/>
          <w:sz w:val="21"/>
          <w:szCs w:val="21"/>
          <w:lang w:eastAsia="es-MX"/>
        </w:rPr>
        <w:t> Es donde vamos a escribir nuestros estilos haciendo uso de la sintaxis de Sass, incluyendo la extensión </w:t>
      </w:r>
      <w:r w:rsidRPr="00054063">
        <w:rPr>
          <w:rFonts w:ascii="Courier New" w:eastAsia="Times New Roman" w:hAnsi="Courier New" w:cs="Courier New"/>
          <w:color w:val="EFF3F8"/>
          <w:sz w:val="21"/>
          <w:szCs w:val="21"/>
          <w:shd w:val="clear" w:color="auto" w:fill="0C1633"/>
          <w:lang w:eastAsia="es-MX"/>
        </w:rPr>
        <w:t>.scss</w:t>
      </w:r>
      <w:r w:rsidRPr="00054063">
        <w:rPr>
          <w:rFonts w:ascii="Arial" w:eastAsia="Times New Roman" w:hAnsi="Arial" w:cs="Arial"/>
          <w:color w:val="EFF3F8"/>
          <w:sz w:val="21"/>
          <w:szCs w:val="21"/>
          <w:lang w:eastAsia="es-MX"/>
        </w:rPr>
        <w:t> en el nombre del archivo.</w:t>
      </w:r>
      <w:r w:rsidRPr="00054063">
        <w:rPr>
          <w:rFonts w:ascii="Arial" w:eastAsia="Times New Roman" w:hAnsi="Arial" w:cs="Arial"/>
          <w:color w:val="EFF3F8"/>
          <w:sz w:val="21"/>
          <w:szCs w:val="21"/>
          <w:lang w:eastAsia="es-MX"/>
        </w:rPr>
        <w:br/>
        <w:t>.</w:t>
      </w:r>
    </w:p>
    <w:p w14:paraId="45CB92B7" w14:textId="77777777" w:rsidR="00054063" w:rsidRPr="00054063" w:rsidRDefault="00054063" w:rsidP="00054063">
      <w:pPr>
        <w:numPr>
          <w:ilvl w:val="0"/>
          <w:numId w:val="3"/>
        </w:numPr>
        <w:shd w:val="clear" w:color="auto" w:fill="24385B"/>
        <w:spacing w:after="0" w:line="240" w:lineRule="auto"/>
        <w:rPr>
          <w:rFonts w:ascii="Arial" w:eastAsia="Times New Roman" w:hAnsi="Arial" w:cs="Arial"/>
          <w:color w:val="EFF3F8"/>
          <w:sz w:val="21"/>
          <w:szCs w:val="21"/>
          <w:lang w:eastAsia="es-MX"/>
        </w:rPr>
      </w:pPr>
      <w:r w:rsidRPr="00054063">
        <w:rPr>
          <w:rFonts w:ascii="Arial" w:eastAsia="Times New Roman" w:hAnsi="Arial" w:cs="Arial"/>
          <w:b/>
          <w:bCs/>
          <w:color w:val="EFF3F8"/>
          <w:sz w:val="21"/>
          <w:szCs w:val="21"/>
          <w:lang w:eastAsia="es-MX"/>
        </w:rPr>
        <w:t>Output file (archivo de salida) —&gt;</w:t>
      </w:r>
      <w:r w:rsidRPr="00054063">
        <w:rPr>
          <w:rFonts w:ascii="Arial" w:eastAsia="Times New Roman" w:hAnsi="Arial" w:cs="Arial"/>
          <w:color w:val="EFF3F8"/>
          <w:sz w:val="21"/>
          <w:szCs w:val="21"/>
          <w:lang w:eastAsia="es-MX"/>
        </w:rPr>
        <w:t> Es donde se colocarán los estilos finales con CSS nativo, que provienen del archivo de entrada. </w:t>
      </w:r>
      <w:r w:rsidRPr="00054063">
        <w:rPr>
          <w:rFonts w:ascii="Arial" w:eastAsia="Times New Roman" w:hAnsi="Arial" w:cs="Arial"/>
          <w:i/>
          <w:iCs/>
          <w:color w:val="EFF3F8"/>
          <w:sz w:val="21"/>
          <w:szCs w:val="21"/>
          <w:lang w:eastAsia="es-MX"/>
        </w:rPr>
        <w:t>(nunca se debe editar directamente el archivo de salida)</w:t>
      </w:r>
      <w:r w:rsidRPr="00054063">
        <w:rPr>
          <w:rFonts w:ascii="Arial" w:eastAsia="Times New Roman" w:hAnsi="Arial" w:cs="Arial"/>
          <w:color w:val="EFF3F8"/>
          <w:sz w:val="21"/>
          <w:szCs w:val="21"/>
          <w:lang w:eastAsia="es-MX"/>
        </w:rPr>
        <w:br/>
        <w:t>.</w:t>
      </w:r>
    </w:p>
    <w:p w14:paraId="2DC85D5C" w14:textId="77777777" w:rsidR="00054063" w:rsidRPr="00054063" w:rsidRDefault="00054063" w:rsidP="00054063">
      <w:pPr>
        <w:numPr>
          <w:ilvl w:val="0"/>
          <w:numId w:val="3"/>
        </w:numPr>
        <w:shd w:val="clear" w:color="auto" w:fill="24385B"/>
        <w:spacing w:after="0" w:line="240" w:lineRule="auto"/>
        <w:rPr>
          <w:rFonts w:ascii="Arial" w:eastAsia="Times New Roman" w:hAnsi="Arial" w:cs="Arial"/>
          <w:color w:val="EFF3F8"/>
          <w:sz w:val="21"/>
          <w:szCs w:val="21"/>
          <w:lang w:eastAsia="es-MX"/>
        </w:rPr>
      </w:pPr>
      <w:r w:rsidRPr="00054063">
        <w:rPr>
          <w:rFonts w:ascii="Arial" w:eastAsia="Times New Roman" w:hAnsi="Arial" w:cs="Arial"/>
          <w:b/>
          <w:bCs/>
          <w:color w:val="EFF3F8"/>
          <w:sz w:val="21"/>
          <w:szCs w:val="21"/>
          <w:lang w:eastAsia="es-MX"/>
        </w:rPr>
        <w:lastRenderedPageBreak/>
        <w:t>Los comandos para ejecutar y compilar Sass —&gt;</w:t>
      </w:r>
      <w:r w:rsidRPr="00054063">
        <w:rPr>
          <w:rFonts w:ascii="Arial" w:eastAsia="Times New Roman" w:hAnsi="Arial" w:cs="Arial"/>
          <w:color w:val="EFF3F8"/>
          <w:sz w:val="21"/>
          <w:szCs w:val="21"/>
          <w:lang w:eastAsia="es-MX"/>
        </w:rPr>
        <w:t> Hay varias formas de ejecutar y compilar Sass, cada una con sus propios comandos y herramientas. La elección del método dependerá del entorno de desarrollo y las preferencias personales del desarrollador.</w:t>
      </w:r>
    </w:p>
    <w:p w14:paraId="583136BC" w14:textId="77777777" w:rsidR="00054063" w:rsidRDefault="00054063" w:rsidP="002B4FBA"/>
    <w:p w14:paraId="2D47E829" w14:textId="568198E8" w:rsidR="004D23A6" w:rsidRDefault="004D23A6" w:rsidP="002B4FBA">
      <w:pPr>
        <w:rPr>
          <w:rFonts w:ascii="Arial" w:hAnsi="Arial" w:cs="Arial"/>
          <w:color w:val="EFF3F8"/>
          <w:sz w:val="21"/>
          <w:szCs w:val="21"/>
          <w:shd w:val="clear" w:color="auto" w:fill="24385B"/>
        </w:rPr>
      </w:pPr>
      <w:r>
        <w:rPr>
          <w:rFonts w:ascii="Arial" w:hAnsi="Arial" w:cs="Arial"/>
          <w:color w:val="EFF3F8"/>
          <w:sz w:val="21"/>
          <w:szCs w:val="21"/>
          <w:shd w:val="clear" w:color="auto" w:fill="24385B"/>
        </w:rPr>
        <w:t>En React se pueden utilizar archivos scss directamente sin convertirlos en css, desde JavaScript se generan los estilos en automático. Es algo útil.</w:t>
      </w:r>
    </w:p>
    <w:p w14:paraId="6740D9D6" w14:textId="2A00E80B" w:rsidR="00A114AC" w:rsidRDefault="00A114AC" w:rsidP="002B4FBA">
      <w:r w:rsidRPr="00A114AC">
        <w:rPr>
          <w:noProof/>
        </w:rPr>
        <w:drawing>
          <wp:inline distT="0" distB="0" distL="0" distR="0" wp14:anchorId="7FD2A4D7" wp14:editId="4F0ACACF">
            <wp:extent cx="3896269" cy="2029108"/>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6269" cy="2029108"/>
                    </a:xfrm>
                    <a:prstGeom prst="rect">
                      <a:avLst/>
                    </a:prstGeom>
                  </pic:spPr>
                </pic:pic>
              </a:graphicData>
            </a:graphic>
          </wp:inline>
        </w:drawing>
      </w:r>
    </w:p>
    <w:p w14:paraId="606324FE" w14:textId="3AC0F1CC" w:rsidR="006D1879" w:rsidRDefault="006D1879" w:rsidP="002B4FBA">
      <w:r>
        <w:t xml:space="preserve">Las declaraciones que solo se puede usar en la parte superior </w:t>
      </w:r>
      <w:r w:rsidR="00A37C03">
        <w:t>de la hoja de estilos se conocen como : y son:</w:t>
      </w:r>
    </w:p>
    <w:p w14:paraId="744C0C2E" w14:textId="16C7BA98" w:rsidR="006D1879" w:rsidRDefault="006D1879" w:rsidP="002B4FBA">
      <w:r w:rsidRPr="006D1879">
        <w:rPr>
          <w:noProof/>
        </w:rPr>
        <w:drawing>
          <wp:inline distT="0" distB="0" distL="0" distR="0" wp14:anchorId="074E0A73" wp14:editId="57F39E37">
            <wp:extent cx="3639058" cy="24387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58" cy="2438740"/>
                    </a:xfrm>
                    <a:prstGeom prst="rect">
                      <a:avLst/>
                    </a:prstGeom>
                  </pic:spPr>
                </pic:pic>
              </a:graphicData>
            </a:graphic>
          </wp:inline>
        </w:drawing>
      </w:r>
    </w:p>
    <w:p w14:paraId="4CCAC4E4" w14:textId="4D5BDEAA" w:rsidR="00A37C03" w:rsidRDefault="00A37C03" w:rsidP="002B4FBA">
      <w:r>
        <w:t xml:space="preserve">Se puede usar en cualquier parte de la hoja de estilos: </w:t>
      </w:r>
    </w:p>
    <w:p w14:paraId="5A385673" w14:textId="699A784C" w:rsidR="00A37C03" w:rsidRDefault="00A37C03" w:rsidP="002B4FBA">
      <w:r w:rsidRPr="00A37C03">
        <w:rPr>
          <w:noProof/>
        </w:rPr>
        <w:lastRenderedPageBreak/>
        <w:drawing>
          <wp:inline distT="0" distB="0" distL="0" distR="0" wp14:anchorId="6605FC7C" wp14:editId="0EB40B13">
            <wp:extent cx="3896269" cy="2638793"/>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6269" cy="2638793"/>
                    </a:xfrm>
                    <a:prstGeom prst="rect">
                      <a:avLst/>
                    </a:prstGeom>
                  </pic:spPr>
                </pic:pic>
              </a:graphicData>
            </a:graphic>
          </wp:inline>
        </w:drawing>
      </w:r>
    </w:p>
    <w:p w14:paraId="6B24787C" w14:textId="0AA8A537" w:rsidR="00A37C03" w:rsidRDefault="00A37C03" w:rsidP="002B4FBA">
      <w:r>
        <w:t>Q es una variables</w:t>
      </w:r>
    </w:p>
    <w:p w14:paraId="08615830" w14:textId="48CEB82B" w:rsidR="00A37C03" w:rsidRDefault="00A37C03" w:rsidP="002B4FBA">
      <w:r>
        <w:t>Es un espacio en memoria y puede almacenar un unico dato.</w:t>
      </w:r>
      <w:r w:rsidR="00F74314">
        <w:t xml:space="preserve"> Y en sass van precedidas del símbolo $.</w:t>
      </w:r>
    </w:p>
    <w:p w14:paraId="5E4F58B4" w14:textId="0AA18505" w:rsidR="00F74314" w:rsidRDefault="00F74314" w:rsidP="002B4FBA">
      <w:r w:rsidRPr="00F74314">
        <w:rPr>
          <w:noProof/>
        </w:rPr>
        <w:drawing>
          <wp:inline distT="0" distB="0" distL="0" distR="0" wp14:anchorId="7178B72D" wp14:editId="3F18398D">
            <wp:extent cx="3924848" cy="2638793"/>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848" cy="2638793"/>
                    </a:xfrm>
                    <a:prstGeom prst="rect">
                      <a:avLst/>
                    </a:prstGeom>
                  </pic:spPr>
                </pic:pic>
              </a:graphicData>
            </a:graphic>
          </wp:inline>
        </w:drawing>
      </w:r>
    </w:p>
    <w:p w14:paraId="738CB573" w14:textId="286BB4A2" w:rsidR="00F74314" w:rsidRDefault="00F74314" w:rsidP="002B4FBA">
      <w:r>
        <w:t>Existen diferencias entre las variables de css y sass</w:t>
      </w:r>
    </w:p>
    <w:p w14:paraId="039C7139" w14:textId="6BB66C3D" w:rsidR="00F74314" w:rsidRDefault="001C0AFE" w:rsidP="002B4FBA">
      <w:r w:rsidRPr="001C0AFE">
        <w:rPr>
          <w:noProof/>
        </w:rPr>
        <w:lastRenderedPageBreak/>
        <w:drawing>
          <wp:inline distT="0" distB="0" distL="0" distR="0" wp14:anchorId="50635D97" wp14:editId="0F0A4665">
            <wp:extent cx="3915321" cy="2276793"/>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5321" cy="2276793"/>
                    </a:xfrm>
                    <a:prstGeom prst="rect">
                      <a:avLst/>
                    </a:prstGeom>
                  </pic:spPr>
                </pic:pic>
              </a:graphicData>
            </a:graphic>
          </wp:inline>
        </w:drawing>
      </w:r>
    </w:p>
    <w:p w14:paraId="4D394A57" w14:textId="53A584B9" w:rsidR="00B476CF" w:rsidRDefault="00B476CF" w:rsidP="002B4FBA">
      <w:r w:rsidRPr="00B476CF">
        <w:rPr>
          <w:noProof/>
        </w:rPr>
        <w:drawing>
          <wp:inline distT="0" distB="0" distL="0" distR="0" wp14:anchorId="0FE1A16D" wp14:editId="5DFA7B82">
            <wp:extent cx="4096322" cy="2372056"/>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2" cy="2372056"/>
                    </a:xfrm>
                    <a:prstGeom prst="rect">
                      <a:avLst/>
                    </a:prstGeom>
                  </pic:spPr>
                </pic:pic>
              </a:graphicData>
            </a:graphic>
          </wp:inline>
        </w:drawing>
      </w:r>
    </w:p>
    <w:p w14:paraId="7C96DE98" w14:textId="77777777" w:rsidR="00701316" w:rsidRPr="00701316" w:rsidRDefault="00701316" w:rsidP="00701316">
      <w:pPr>
        <w:shd w:val="clear" w:color="auto" w:fill="24385B"/>
        <w:spacing w:after="0" w:line="240" w:lineRule="auto"/>
        <w:rPr>
          <w:rFonts w:ascii="Arial" w:eastAsia="Times New Roman" w:hAnsi="Arial" w:cs="Arial"/>
          <w:color w:val="EFF3F8"/>
          <w:sz w:val="21"/>
          <w:szCs w:val="21"/>
          <w:lang w:eastAsia="es-MX"/>
        </w:rPr>
      </w:pPr>
      <w:r w:rsidRPr="00701316">
        <w:rPr>
          <w:rFonts w:ascii="Arial" w:eastAsia="Times New Roman" w:hAnsi="Arial" w:cs="Arial"/>
          <w:color w:val="EFF3F8"/>
          <w:sz w:val="21"/>
          <w:szCs w:val="21"/>
          <w:lang w:eastAsia="es-MX"/>
        </w:rPr>
        <w:t>Una recomendación futura para próximos pasos, podría ser el modularizar nuestro código.</w:t>
      </w:r>
    </w:p>
    <w:p w14:paraId="42E66315" w14:textId="77777777" w:rsidR="00701316" w:rsidRPr="00701316" w:rsidRDefault="00701316" w:rsidP="00701316">
      <w:pPr>
        <w:shd w:val="clear" w:color="auto" w:fill="24385B"/>
        <w:spacing w:after="0" w:line="240" w:lineRule="auto"/>
        <w:rPr>
          <w:rFonts w:ascii="Arial" w:eastAsia="Times New Roman" w:hAnsi="Arial" w:cs="Arial"/>
          <w:color w:val="EFF3F8"/>
          <w:sz w:val="21"/>
          <w:szCs w:val="21"/>
          <w:lang w:eastAsia="es-MX"/>
        </w:rPr>
      </w:pPr>
      <w:r w:rsidRPr="00701316">
        <w:rPr>
          <w:rFonts w:ascii="Arial" w:eastAsia="Times New Roman" w:hAnsi="Arial" w:cs="Arial"/>
          <w:color w:val="EFF3F8"/>
          <w:sz w:val="21"/>
          <w:szCs w:val="21"/>
          <w:lang w:eastAsia="es-MX"/>
        </w:rPr>
        <w:t>Modularizar es partir o dividir nuestro código en varios archivos, cada archivo se centra en algo muy específico para tener una mejor visión de nuestro proyecto y así facilitar el desarrollo.</w:t>
      </w:r>
    </w:p>
    <w:p w14:paraId="1B73EBD5" w14:textId="77777777" w:rsidR="00701316" w:rsidRPr="00701316" w:rsidRDefault="00701316" w:rsidP="00701316">
      <w:pPr>
        <w:shd w:val="clear" w:color="auto" w:fill="24385B"/>
        <w:spacing w:after="0" w:line="240" w:lineRule="auto"/>
        <w:rPr>
          <w:rFonts w:ascii="Arial" w:eastAsia="Times New Roman" w:hAnsi="Arial" w:cs="Arial"/>
          <w:color w:val="EFF3F8"/>
          <w:sz w:val="21"/>
          <w:szCs w:val="21"/>
          <w:lang w:eastAsia="es-MX"/>
        </w:rPr>
      </w:pPr>
      <w:r w:rsidRPr="00701316">
        <w:rPr>
          <w:rFonts w:ascii="Arial" w:eastAsia="Times New Roman" w:hAnsi="Arial" w:cs="Arial"/>
          <w:color w:val="EFF3F8"/>
          <w:sz w:val="21"/>
          <w:szCs w:val="21"/>
          <w:lang w:eastAsia="es-MX"/>
        </w:rPr>
        <w:t>SASS nos da esa facilidad con ayuda de los Partials, les recomiendo consultar la documentación de sass en ese apartado, ya que es de gran ayuda, pero de todas formas lo veremos un poco más adelante en el curso.</w:t>
      </w:r>
    </w:p>
    <w:p w14:paraId="492AFDA1" w14:textId="77777777" w:rsidR="00701316" w:rsidRPr="00701316" w:rsidRDefault="00701316" w:rsidP="00701316">
      <w:pPr>
        <w:shd w:val="clear" w:color="auto" w:fill="24385B"/>
        <w:spacing w:after="0" w:line="240" w:lineRule="auto"/>
        <w:rPr>
          <w:rFonts w:ascii="Arial" w:eastAsia="Times New Roman" w:hAnsi="Arial" w:cs="Arial"/>
          <w:color w:val="EFF3F8"/>
          <w:sz w:val="21"/>
          <w:szCs w:val="21"/>
          <w:lang w:eastAsia="es-MX"/>
        </w:rPr>
      </w:pPr>
      <w:r w:rsidRPr="00701316">
        <w:rPr>
          <w:rFonts w:ascii="Arial" w:eastAsia="Times New Roman" w:hAnsi="Arial" w:cs="Arial"/>
          <w:color w:val="EFF3F8"/>
          <w:sz w:val="21"/>
          <w:szCs w:val="21"/>
          <w:lang w:eastAsia="es-MX"/>
        </w:rPr>
        <w:t>Les recomiendo este </w:t>
      </w:r>
      <w:hyperlink r:id="rId26" w:tgtFrame="_blank" w:history="1">
        <w:r w:rsidRPr="00701316">
          <w:rPr>
            <w:rFonts w:ascii="Arial" w:eastAsia="Times New Roman" w:hAnsi="Arial" w:cs="Arial"/>
            <w:color w:val="33B1FF"/>
            <w:sz w:val="21"/>
            <w:szCs w:val="21"/>
            <w:u w:val="single"/>
            <w:lang w:eastAsia="es-MX"/>
          </w:rPr>
          <w:t>video</w:t>
        </w:r>
      </w:hyperlink>
    </w:p>
    <w:p w14:paraId="67B07A10" w14:textId="77777777" w:rsidR="00701316" w:rsidRDefault="00701316" w:rsidP="002B4FBA"/>
    <w:p w14:paraId="0AA6BF8B" w14:textId="77777777" w:rsidR="005C0598" w:rsidRDefault="005C0598" w:rsidP="005C0598">
      <w:pPr>
        <w:pStyle w:val="Ttulo1"/>
        <w:shd w:val="clear" w:color="auto" w:fill="121F3D"/>
        <w:rPr>
          <w:rFonts w:ascii="Arial" w:hAnsi="Arial" w:cs="Arial"/>
          <w:color w:val="EFF3F8"/>
        </w:rPr>
      </w:pPr>
      <w:r>
        <w:rPr>
          <w:rFonts w:ascii="Arial" w:hAnsi="Arial" w:cs="Arial"/>
          <w:color w:val="EFF3F8"/>
        </w:rPr>
        <w:t>Uso de selectores, scope de las variables y shadowing</w:t>
      </w:r>
    </w:p>
    <w:p w14:paraId="3CDD9291" w14:textId="77777777" w:rsidR="005C0598" w:rsidRDefault="005C0598" w:rsidP="002B4FBA"/>
    <w:p w14:paraId="6A2EAAF6" w14:textId="1BA4CAFE" w:rsidR="005C0598" w:rsidRDefault="00680BC5" w:rsidP="00680BC5">
      <w:r w:rsidRPr="00680BC5">
        <w:rPr>
          <w:noProof/>
        </w:rPr>
        <w:lastRenderedPageBreak/>
        <w:drawing>
          <wp:inline distT="0" distB="0" distL="0" distR="0" wp14:anchorId="1C0C2899" wp14:editId="197E4383">
            <wp:extent cx="3877216" cy="2600688"/>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7216" cy="2600688"/>
                    </a:xfrm>
                    <a:prstGeom prst="rect">
                      <a:avLst/>
                    </a:prstGeom>
                  </pic:spPr>
                </pic:pic>
              </a:graphicData>
            </a:graphic>
          </wp:inline>
        </w:drawing>
      </w:r>
    </w:p>
    <w:p w14:paraId="19327AFF" w14:textId="32163E75" w:rsidR="004E6801" w:rsidRDefault="004E6801" w:rsidP="00680BC5">
      <w:r w:rsidRPr="004E6801">
        <w:rPr>
          <w:noProof/>
        </w:rPr>
        <w:drawing>
          <wp:inline distT="0" distB="0" distL="0" distR="0" wp14:anchorId="1A66EE57" wp14:editId="79D23F4B">
            <wp:extent cx="3858163" cy="2372056"/>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8163" cy="2372056"/>
                    </a:xfrm>
                    <a:prstGeom prst="rect">
                      <a:avLst/>
                    </a:prstGeom>
                  </pic:spPr>
                </pic:pic>
              </a:graphicData>
            </a:graphic>
          </wp:inline>
        </w:drawing>
      </w:r>
    </w:p>
    <w:p w14:paraId="6815959D" w14:textId="78B7FA30" w:rsidR="004E6801" w:rsidRDefault="004E6801" w:rsidP="00680BC5">
      <w:r w:rsidRPr="004E6801">
        <w:rPr>
          <w:noProof/>
        </w:rPr>
        <w:drawing>
          <wp:inline distT="0" distB="0" distL="0" distR="0" wp14:anchorId="45060630" wp14:editId="132837EE">
            <wp:extent cx="3858163" cy="2333951"/>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2333951"/>
                    </a:xfrm>
                    <a:prstGeom prst="rect">
                      <a:avLst/>
                    </a:prstGeom>
                  </pic:spPr>
                </pic:pic>
              </a:graphicData>
            </a:graphic>
          </wp:inline>
        </w:drawing>
      </w:r>
    </w:p>
    <w:p w14:paraId="44478120" w14:textId="01B76DF2" w:rsidR="00DC7046" w:rsidRDefault="00DC7046" w:rsidP="00680BC5">
      <w:r w:rsidRPr="00DC7046">
        <w:rPr>
          <w:noProof/>
        </w:rPr>
        <w:lastRenderedPageBreak/>
        <w:drawing>
          <wp:inline distT="0" distB="0" distL="0" distR="0" wp14:anchorId="75018C6A" wp14:editId="5774C4DB">
            <wp:extent cx="4143953" cy="2600688"/>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953" cy="2600688"/>
                    </a:xfrm>
                    <a:prstGeom prst="rect">
                      <a:avLst/>
                    </a:prstGeom>
                  </pic:spPr>
                </pic:pic>
              </a:graphicData>
            </a:graphic>
          </wp:inline>
        </w:drawing>
      </w:r>
    </w:p>
    <w:p w14:paraId="6D0350F6" w14:textId="6A4DD3A5" w:rsidR="00575527" w:rsidRDefault="00575527" w:rsidP="00680BC5">
      <w:r w:rsidRPr="00575527">
        <w:rPr>
          <w:noProof/>
        </w:rPr>
        <w:drawing>
          <wp:inline distT="0" distB="0" distL="0" distR="0" wp14:anchorId="6A73ED72" wp14:editId="7C692F70">
            <wp:extent cx="3715268" cy="27054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5268" cy="2705478"/>
                    </a:xfrm>
                    <a:prstGeom prst="rect">
                      <a:avLst/>
                    </a:prstGeom>
                  </pic:spPr>
                </pic:pic>
              </a:graphicData>
            </a:graphic>
          </wp:inline>
        </w:drawing>
      </w:r>
    </w:p>
    <w:p w14:paraId="46BD59CD" w14:textId="2DE5AB9C" w:rsidR="00575527" w:rsidRDefault="00575527" w:rsidP="00680BC5">
      <w:r w:rsidRPr="00575527">
        <w:rPr>
          <w:noProof/>
        </w:rPr>
        <w:drawing>
          <wp:inline distT="0" distB="0" distL="0" distR="0" wp14:anchorId="5EF538B1" wp14:editId="008CC0E9">
            <wp:extent cx="3896269" cy="2372056"/>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6269" cy="2372056"/>
                    </a:xfrm>
                    <a:prstGeom prst="rect">
                      <a:avLst/>
                    </a:prstGeom>
                  </pic:spPr>
                </pic:pic>
              </a:graphicData>
            </a:graphic>
          </wp:inline>
        </w:drawing>
      </w:r>
    </w:p>
    <w:p w14:paraId="4B22C996" w14:textId="77777777" w:rsidR="00553108" w:rsidRPr="00553108" w:rsidRDefault="00553108" w:rsidP="00553108">
      <w:pPr>
        <w:shd w:val="clear" w:color="auto" w:fill="24385B"/>
        <w:spacing w:after="0" w:line="240" w:lineRule="auto"/>
        <w:rPr>
          <w:rFonts w:ascii="Arial" w:eastAsia="Times New Roman" w:hAnsi="Arial" w:cs="Arial"/>
          <w:color w:val="EFF3F8"/>
          <w:sz w:val="21"/>
          <w:szCs w:val="21"/>
          <w:lang w:eastAsia="es-MX"/>
        </w:rPr>
      </w:pPr>
      <w:r w:rsidRPr="00553108">
        <w:rPr>
          <w:rFonts w:ascii="Arial" w:eastAsia="Times New Roman" w:hAnsi="Arial" w:cs="Arial"/>
          <w:color w:val="EFF3F8"/>
          <w:sz w:val="21"/>
          <w:szCs w:val="21"/>
          <w:lang w:eastAsia="es-MX"/>
        </w:rPr>
        <w:lastRenderedPageBreak/>
        <w:t>Mi resumen:</w:t>
      </w:r>
      <w:r w:rsidRPr="00553108">
        <w:rPr>
          <w:rFonts w:ascii="Arial" w:eastAsia="Times New Roman" w:hAnsi="Arial" w:cs="Arial"/>
          <w:color w:val="EFF3F8"/>
          <w:sz w:val="21"/>
          <w:szCs w:val="21"/>
          <w:lang w:eastAsia="es-MX"/>
        </w:rPr>
        <w:br/>
        <w:t>El scope dentro de Sass hace referencia al contexto en el que son declaradas las variables y donde es posible hacer uso de las mismas, hay dos tipos de variables:</w:t>
      </w:r>
      <w:r w:rsidRPr="00553108">
        <w:rPr>
          <w:rFonts w:ascii="Arial" w:eastAsia="Times New Roman" w:hAnsi="Arial" w:cs="Arial"/>
          <w:color w:val="EFF3F8"/>
          <w:sz w:val="21"/>
          <w:szCs w:val="21"/>
          <w:lang w:eastAsia="es-MX"/>
        </w:rPr>
        <w:br/>
        <w:t>Locales:</w:t>
      </w:r>
      <w:r w:rsidRPr="00553108">
        <w:rPr>
          <w:rFonts w:ascii="Arial" w:eastAsia="Times New Roman" w:hAnsi="Arial" w:cs="Arial"/>
          <w:color w:val="EFF3F8"/>
          <w:sz w:val="21"/>
          <w:szCs w:val="21"/>
          <w:lang w:eastAsia="es-MX"/>
        </w:rPr>
        <w:br/>
        <w:t>• Declaradas dentro de un bloque { }</w:t>
      </w:r>
      <w:r w:rsidRPr="00553108">
        <w:rPr>
          <w:rFonts w:ascii="Arial" w:eastAsia="Times New Roman" w:hAnsi="Arial" w:cs="Arial"/>
          <w:color w:val="EFF3F8"/>
          <w:sz w:val="21"/>
          <w:szCs w:val="21"/>
          <w:lang w:eastAsia="es-MX"/>
        </w:rPr>
        <w:br/>
        <w:t>• Cualquier selector anidado puede acceder a las variables locales declaradas dentro del selector</w:t>
      </w:r>
      <w:r w:rsidRPr="00553108">
        <w:rPr>
          <w:rFonts w:ascii="Arial" w:eastAsia="Times New Roman" w:hAnsi="Arial" w:cs="Arial"/>
          <w:color w:val="EFF3F8"/>
          <w:sz w:val="21"/>
          <w:szCs w:val="21"/>
          <w:lang w:eastAsia="es-MX"/>
        </w:rPr>
        <w:br/>
        <w:t>Globales:</w:t>
      </w:r>
      <w:r w:rsidRPr="00553108">
        <w:rPr>
          <w:rFonts w:ascii="Arial" w:eastAsia="Times New Roman" w:hAnsi="Arial" w:cs="Arial"/>
          <w:color w:val="EFF3F8"/>
          <w:sz w:val="21"/>
          <w:szCs w:val="21"/>
          <w:lang w:eastAsia="es-MX"/>
        </w:rPr>
        <w:br/>
        <w:t>• Todas las variables declaradas fuera de un selector son globales, esto significa que se puede acceder a ellas en cualquier parte de nuestra hoja de estilos.</w:t>
      </w:r>
    </w:p>
    <w:p w14:paraId="109C6C84" w14:textId="77777777" w:rsidR="00553108" w:rsidRPr="00553108" w:rsidRDefault="00553108" w:rsidP="00553108">
      <w:pPr>
        <w:shd w:val="clear" w:color="auto" w:fill="24385B"/>
        <w:spacing w:after="0" w:line="240" w:lineRule="auto"/>
        <w:rPr>
          <w:rFonts w:ascii="Arial" w:eastAsia="Times New Roman" w:hAnsi="Arial" w:cs="Arial"/>
          <w:color w:val="EFF3F8"/>
          <w:sz w:val="21"/>
          <w:szCs w:val="21"/>
          <w:lang w:eastAsia="es-MX"/>
        </w:rPr>
      </w:pPr>
      <w:r w:rsidRPr="00553108">
        <w:rPr>
          <w:rFonts w:ascii="Arial" w:eastAsia="Times New Roman" w:hAnsi="Arial" w:cs="Arial"/>
          <w:color w:val="EFF3F8"/>
          <w:sz w:val="21"/>
          <w:szCs w:val="21"/>
          <w:lang w:eastAsia="es-MX"/>
        </w:rPr>
        <w:t>Shadowing: Las variables locales y globales pueden tener el mismo nombre ya que se encuentran en diferentes niveles del scope para evitar que se modificquen por error las variables globales.</w:t>
      </w:r>
    </w:p>
    <w:p w14:paraId="5BFBC271" w14:textId="77777777" w:rsidR="00553108" w:rsidRPr="00553108" w:rsidRDefault="00553108" w:rsidP="00553108">
      <w:pPr>
        <w:shd w:val="clear" w:color="auto" w:fill="24385B"/>
        <w:spacing w:after="0" w:line="240" w:lineRule="auto"/>
        <w:rPr>
          <w:rFonts w:ascii="Arial" w:eastAsia="Times New Roman" w:hAnsi="Arial" w:cs="Arial"/>
          <w:color w:val="EFF3F8"/>
          <w:sz w:val="21"/>
          <w:szCs w:val="21"/>
          <w:lang w:eastAsia="es-MX"/>
        </w:rPr>
      </w:pPr>
      <w:r w:rsidRPr="00553108">
        <w:rPr>
          <w:rFonts w:ascii="Arial" w:eastAsia="Times New Roman" w:hAnsi="Arial" w:cs="Arial"/>
          <w:color w:val="EFF3F8"/>
          <w:sz w:val="21"/>
          <w:szCs w:val="21"/>
          <w:lang w:eastAsia="es-MX"/>
        </w:rPr>
        <w:t>!global flag: Se usa en caso de querer modificar el valor global de una variable dentro del scope de una variable local.</w:t>
      </w:r>
    </w:p>
    <w:p w14:paraId="649EBD05" w14:textId="77777777" w:rsidR="00553108" w:rsidRDefault="00553108" w:rsidP="00680BC5"/>
    <w:p w14:paraId="3EB3E4E3" w14:textId="680258D1" w:rsidR="00954D81" w:rsidRDefault="00954D81" w:rsidP="00680BC5">
      <w:pPr>
        <w:rPr>
          <w:rFonts w:ascii="Arial" w:hAnsi="Arial" w:cs="Arial"/>
          <w:color w:val="EFF3F8"/>
          <w:sz w:val="21"/>
          <w:szCs w:val="21"/>
          <w:shd w:val="clear" w:color="auto" w:fill="24385B"/>
        </w:rPr>
      </w:pPr>
      <w:r>
        <w:rPr>
          <w:rFonts w:ascii="Arial" w:hAnsi="Arial" w:cs="Arial"/>
          <w:color w:val="EFF3F8"/>
          <w:sz w:val="21"/>
          <w:szCs w:val="21"/>
          <w:shd w:val="clear" w:color="auto" w:fill="24385B"/>
        </w:rPr>
        <w:t xml:space="preserve">en el min 6:05 la profe dice que es mas fácil manipular una imagen cuando esta dentro de un div, porque el div es un block e img es inline, esto lo pueden checar en </w:t>
      </w:r>
      <w:hyperlink r:id="rId33" w:history="1">
        <w:r w:rsidR="00AB32C6" w:rsidRPr="00437942">
          <w:rPr>
            <w:rStyle w:val="Hipervnculo"/>
            <w:rFonts w:ascii="Arial" w:hAnsi="Arial" w:cs="Arial"/>
            <w:sz w:val="21"/>
            <w:szCs w:val="21"/>
            <w:shd w:val="clear" w:color="auto" w:fill="24385B"/>
          </w:rPr>
          <w:t>https://htmlreference.io/</w:t>
        </w:r>
      </w:hyperlink>
    </w:p>
    <w:p w14:paraId="66B672EA" w14:textId="77777777" w:rsidR="00AB32C6" w:rsidRDefault="00AB32C6" w:rsidP="00AB32C6">
      <w:pPr>
        <w:pStyle w:val="Ttulo1"/>
        <w:shd w:val="clear" w:color="auto" w:fill="121F3D"/>
        <w:rPr>
          <w:rFonts w:ascii="Arial" w:hAnsi="Arial" w:cs="Arial"/>
          <w:color w:val="EFF3F8"/>
        </w:rPr>
      </w:pPr>
      <w:r>
        <w:rPr>
          <w:rFonts w:ascii="Arial" w:hAnsi="Arial" w:cs="Arial"/>
          <w:color w:val="EFF3F8"/>
        </w:rPr>
        <w:t>At Rules: CSS y nesting</w:t>
      </w:r>
    </w:p>
    <w:p w14:paraId="1594BDD9" w14:textId="77777777" w:rsidR="00AB32C6" w:rsidRDefault="00AB32C6" w:rsidP="00680BC5"/>
    <w:p w14:paraId="69159CB1" w14:textId="21B6F41A" w:rsidR="00716C80" w:rsidRDefault="00716C80" w:rsidP="00680BC5">
      <w:r w:rsidRPr="00716C80">
        <w:rPr>
          <w:noProof/>
        </w:rPr>
        <w:drawing>
          <wp:inline distT="0" distB="0" distL="0" distR="0" wp14:anchorId="02BF3F9F" wp14:editId="7DF876BF">
            <wp:extent cx="3743847" cy="2524477"/>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3847" cy="2524477"/>
                    </a:xfrm>
                    <a:prstGeom prst="rect">
                      <a:avLst/>
                    </a:prstGeom>
                  </pic:spPr>
                </pic:pic>
              </a:graphicData>
            </a:graphic>
          </wp:inline>
        </w:drawing>
      </w:r>
    </w:p>
    <w:p w14:paraId="5A867826" w14:textId="68E11EDA" w:rsidR="00871A5E" w:rsidRDefault="00871A5E" w:rsidP="00680BC5">
      <w:r w:rsidRPr="00871A5E">
        <w:rPr>
          <w:noProof/>
        </w:rPr>
        <w:lastRenderedPageBreak/>
        <w:drawing>
          <wp:inline distT="0" distB="0" distL="0" distR="0" wp14:anchorId="1F698869" wp14:editId="2EA2D73F">
            <wp:extent cx="3467584" cy="2276793"/>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7584" cy="2276793"/>
                    </a:xfrm>
                    <a:prstGeom prst="rect">
                      <a:avLst/>
                    </a:prstGeom>
                  </pic:spPr>
                </pic:pic>
              </a:graphicData>
            </a:graphic>
          </wp:inline>
        </w:drawing>
      </w:r>
    </w:p>
    <w:p w14:paraId="03D54F75" w14:textId="77777777" w:rsidR="005E4242" w:rsidRPr="005E4242" w:rsidRDefault="005E4242" w:rsidP="005E4242">
      <w:pPr>
        <w:numPr>
          <w:ilvl w:val="0"/>
          <w:numId w:val="4"/>
        </w:numPr>
        <w:shd w:val="clear" w:color="auto" w:fill="24385B"/>
        <w:spacing w:after="0" w:line="240" w:lineRule="auto"/>
        <w:rPr>
          <w:rFonts w:ascii="Arial" w:eastAsia="Times New Roman" w:hAnsi="Arial" w:cs="Arial"/>
          <w:color w:val="EFF3F8"/>
          <w:sz w:val="21"/>
          <w:szCs w:val="21"/>
          <w:lang w:eastAsia="es-MX"/>
        </w:rPr>
      </w:pPr>
      <w:r w:rsidRPr="005E4242">
        <w:rPr>
          <w:rFonts w:ascii="Arial" w:eastAsia="Times New Roman" w:hAnsi="Arial" w:cs="Arial"/>
          <w:color w:val="EFF3F8"/>
          <w:sz w:val="21"/>
          <w:szCs w:val="21"/>
          <w:lang w:eastAsia="es-MX"/>
        </w:rPr>
        <w:t>@use: importa, modulos estilos y funciones de otras hojas de estilos. la diferencia con @import es que import se encarga de hacer los estilos globales.</w:t>
      </w:r>
    </w:p>
    <w:p w14:paraId="2955FFEA" w14:textId="77777777" w:rsidR="005E4242" w:rsidRPr="005E4242" w:rsidRDefault="005E4242" w:rsidP="005E4242">
      <w:pPr>
        <w:numPr>
          <w:ilvl w:val="0"/>
          <w:numId w:val="4"/>
        </w:numPr>
        <w:shd w:val="clear" w:color="auto" w:fill="24385B"/>
        <w:spacing w:after="0" w:line="240" w:lineRule="auto"/>
        <w:rPr>
          <w:rFonts w:ascii="Arial" w:eastAsia="Times New Roman" w:hAnsi="Arial" w:cs="Arial"/>
          <w:color w:val="EFF3F8"/>
          <w:sz w:val="21"/>
          <w:szCs w:val="21"/>
          <w:lang w:eastAsia="es-MX"/>
        </w:rPr>
      </w:pPr>
      <w:r w:rsidRPr="005E4242">
        <w:rPr>
          <w:rFonts w:ascii="Arial" w:eastAsia="Times New Roman" w:hAnsi="Arial" w:cs="Arial"/>
          <w:color w:val="EFF3F8"/>
          <w:sz w:val="21"/>
          <w:szCs w:val="21"/>
          <w:lang w:eastAsia="es-MX"/>
        </w:rPr>
        <w:t>@function: permite crear funciones personalizadas, sin embargo Sass cuenta con funciones ya existentes.</w:t>
      </w:r>
    </w:p>
    <w:p w14:paraId="634787A0" w14:textId="77777777" w:rsidR="005E4242" w:rsidRPr="005E4242" w:rsidRDefault="005E4242" w:rsidP="005E4242">
      <w:pPr>
        <w:numPr>
          <w:ilvl w:val="0"/>
          <w:numId w:val="4"/>
        </w:numPr>
        <w:shd w:val="clear" w:color="auto" w:fill="24385B"/>
        <w:spacing w:after="0" w:line="240" w:lineRule="auto"/>
        <w:rPr>
          <w:rFonts w:ascii="Arial" w:eastAsia="Times New Roman" w:hAnsi="Arial" w:cs="Arial"/>
          <w:color w:val="EFF3F8"/>
          <w:sz w:val="21"/>
          <w:szCs w:val="21"/>
          <w:lang w:eastAsia="es-MX"/>
        </w:rPr>
      </w:pPr>
      <w:r w:rsidRPr="005E4242">
        <w:rPr>
          <w:rFonts w:ascii="Arial" w:eastAsia="Times New Roman" w:hAnsi="Arial" w:cs="Arial"/>
          <w:color w:val="EFF3F8"/>
          <w:sz w:val="21"/>
          <w:szCs w:val="21"/>
          <w:lang w:eastAsia="es-MX"/>
        </w:rPr>
        <w:t>@forward: Recibe como parametro una URL y nos ayuda a cargar los estilos de nuestra hoja de estilos, es muy importante hacer uso de @use para que los modulos esten disponibles en nuestra hoja de estilos.</w:t>
      </w:r>
    </w:p>
    <w:p w14:paraId="4A2AFA3D" w14:textId="77777777" w:rsidR="005E4242" w:rsidRPr="005E4242" w:rsidRDefault="005E4242" w:rsidP="005E4242">
      <w:pPr>
        <w:numPr>
          <w:ilvl w:val="0"/>
          <w:numId w:val="4"/>
        </w:numPr>
        <w:shd w:val="clear" w:color="auto" w:fill="24385B"/>
        <w:spacing w:after="0" w:line="240" w:lineRule="auto"/>
        <w:rPr>
          <w:rFonts w:ascii="Arial" w:eastAsia="Times New Roman" w:hAnsi="Arial" w:cs="Arial"/>
          <w:color w:val="EFF3F8"/>
          <w:sz w:val="21"/>
          <w:szCs w:val="21"/>
          <w:lang w:eastAsia="es-MX"/>
        </w:rPr>
      </w:pPr>
      <w:r w:rsidRPr="005E4242">
        <w:rPr>
          <w:rFonts w:ascii="Arial" w:eastAsia="Times New Roman" w:hAnsi="Arial" w:cs="Arial"/>
          <w:color w:val="EFF3F8"/>
          <w:sz w:val="21"/>
          <w:szCs w:val="21"/>
          <w:lang w:eastAsia="es-MX"/>
        </w:rPr>
        <w:t>@extend: tiene que ver con el concepto de herencia.</w:t>
      </w:r>
    </w:p>
    <w:p w14:paraId="6DCECC53" w14:textId="77777777" w:rsidR="005E4242" w:rsidRPr="005E4242" w:rsidRDefault="005E4242" w:rsidP="005E4242">
      <w:pPr>
        <w:numPr>
          <w:ilvl w:val="0"/>
          <w:numId w:val="4"/>
        </w:numPr>
        <w:shd w:val="clear" w:color="auto" w:fill="24385B"/>
        <w:spacing w:after="0" w:line="240" w:lineRule="auto"/>
        <w:rPr>
          <w:rFonts w:ascii="Arial" w:eastAsia="Times New Roman" w:hAnsi="Arial" w:cs="Arial"/>
          <w:color w:val="EFF3F8"/>
          <w:sz w:val="21"/>
          <w:szCs w:val="21"/>
          <w:lang w:eastAsia="es-MX"/>
        </w:rPr>
      </w:pPr>
      <w:r w:rsidRPr="005E4242">
        <w:rPr>
          <w:rFonts w:ascii="Arial" w:eastAsia="Times New Roman" w:hAnsi="Arial" w:cs="Arial"/>
          <w:color w:val="EFF3F8"/>
          <w:sz w:val="21"/>
          <w:szCs w:val="21"/>
          <w:lang w:eastAsia="es-MX"/>
        </w:rPr>
        <w:t>@at-root: se encarga de cargar nuestros estilos en el root del css.</w:t>
      </w:r>
    </w:p>
    <w:p w14:paraId="31818803" w14:textId="77777777" w:rsidR="005E4242" w:rsidRPr="005E4242" w:rsidRDefault="005E4242" w:rsidP="005E4242">
      <w:pPr>
        <w:numPr>
          <w:ilvl w:val="0"/>
          <w:numId w:val="4"/>
        </w:numPr>
        <w:shd w:val="clear" w:color="auto" w:fill="24385B"/>
        <w:spacing w:after="0" w:line="240" w:lineRule="auto"/>
        <w:rPr>
          <w:rFonts w:ascii="Arial" w:eastAsia="Times New Roman" w:hAnsi="Arial" w:cs="Arial"/>
          <w:color w:val="EFF3F8"/>
          <w:sz w:val="21"/>
          <w:szCs w:val="21"/>
          <w:lang w:eastAsia="es-MX"/>
        </w:rPr>
      </w:pPr>
      <w:r w:rsidRPr="005E4242">
        <w:rPr>
          <w:rFonts w:ascii="Arial" w:eastAsia="Times New Roman" w:hAnsi="Arial" w:cs="Arial"/>
          <w:color w:val="EFF3F8"/>
          <w:sz w:val="21"/>
          <w:szCs w:val="21"/>
          <w:lang w:eastAsia="es-MX"/>
        </w:rPr>
        <w:t>@include: nos ayuda a invocar los mixins.</w:t>
      </w:r>
    </w:p>
    <w:p w14:paraId="514B984E" w14:textId="77777777" w:rsidR="005E4242" w:rsidRPr="005E4242" w:rsidRDefault="005E4242" w:rsidP="005E4242">
      <w:pPr>
        <w:numPr>
          <w:ilvl w:val="0"/>
          <w:numId w:val="4"/>
        </w:numPr>
        <w:shd w:val="clear" w:color="auto" w:fill="24385B"/>
        <w:spacing w:after="0" w:line="240" w:lineRule="auto"/>
        <w:rPr>
          <w:rFonts w:ascii="Arial" w:eastAsia="Times New Roman" w:hAnsi="Arial" w:cs="Arial"/>
          <w:color w:val="EFF3F8"/>
          <w:sz w:val="21"/>
          <w:szCs w:val="21"/>
          <w:lang w:eastAsia="es-MX"/>
        </w:rPr>
      </w:pPr>
      <w:r w:rsidRPr="005E4242">
        <w:rPr>
          <w:rFonts w:ascii="Arial" w:eastAsia="Times New Roman" w:hAnsi="Arial" w:cs="Arial"/>
          <w:color w:val="EFF3F8"/>
          <w:sz w:val="21"/>
          <w:szCs w:val="21"/>
          <w:lang w:eastAsia="es-MX"/>
        </w:rPr>
        <w:t>@error, @warn @debug: sirver para cuando hay un error, una advertencia o se quiere debugear, respectivamente</w:t>
      </w:r>
    </w:p>
    <w:p w14:paraId="5C1ED189" w14:textId="77777777" w:rsidR="005E4242" w:rsidRPr="005E4242" w:rsidRDefault="005E4242" w:rsidP="005E4242">
      <w:pPr>
        <w:numPr>
          <w:ilvl w:val="0"/>
          <w:numId w:val="4"/>
        </w:numPr>
        <w:shd w:val="clear" w:color="auto" w:fill="24385B"/>
        <w:spacing w:after="0" w:line="240" w:lineRule="auto"/>
        <w:rPr>
          <w:rFonts w:ascii="Arial" w:eastAsia="Times New Roman" w:hAnsi="Arial" w:cs="Arial"/>
          <w:color w:val="EFF3F8"/>
          <w:sz w:val="21"/>
          <w:szCs w:val="21"/>
          <w:lang w:eastAsia="es-MX"/>
        </w:rPr>
      </w:pPr>
      <w:r w:rsidRPr="005E4242">
        <w:rPr>
          <w:rFonts w:ascii="Arial" w:eastAsia="Times New Roman" w:hAnsi="Arial" w:cs="Arial"/>
          <w:color w:val="EFF3F8"/>
          <w:sz w:val="21"/>
          <w:szCs w:val="21"/>
          <w:lang w:eastAsia="es-MX"/>
        </w:rPr>
        <w:t>@for, @if, @each, @while: tienen que ver con estructuras de control, se pueden usar dentro de una función</w:t>
      </w:r>
    </w:p>
    <w:p w14:paraId="5D45B538" w14:textId="77777777" w:rsidR="005E4242" w:rsidRDefault="005E4242" w:rsidP="00680BC5"/>
    <w:p w14:paraId="2D43DE21" w14:textId="1B4BAAF2" w:rsidR="00876ABA" w:rsidRDefault="00876ABA" w:rsidP="00680BC5">
      <w:r w:rsidRPr="00876ABA">
        <w:rPr>
          <w:noProof/>
        </w:rPr>
        <w:drawing>
          <wp:inline distT="0" distB="0" distL="0" distR="0" wp14:anchorId="40E9D111" wp14:editId="65065A22">
            <wp:extent cx="3324689" cy="2305372"/>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4689" cy="2305372"/>
                    </a:xfrm>
                    <a:prstGeom prst="rect">
                      <a:avLst/>
                    </a:prstGeom>
                  </pic:spPr>
                </pic:pic>
              </a:graphicData>
            </a:graphic>
          </wp:inline>
        </w:drawing>
      </w:r>
    </w:p>
    <w:p w14:paraId="2AABB250" w14:textId="6D2FC61E" w:rsidR="00C55E13" w:rsidRDefault="00C55E13" w:rsidP="00680BC5">
      <w:r>
        <w:t>Nesting o anidacion de selectores</w:t>
      </w:r>
    </w:p>
    <w:p w14:paraId="180C40AD" w14:textId="5883058F" w:rsidR="00342507" w:rsidRDefault="00C55E13" w:rsidP="00680BC5">
      <w:r w:rsidRPr="00C55E13">
        <w:rPr>
          <w:noProof/>
        </w:rPr>
        <w:lastRenderedPageBreak/>
        <w:drawing>
          <wp:inline distT="0" distB="0" distL="0" distR="0" wp14:anchorId="42034D2C" wp14:editId="1D8F5986">
            <wp:extent cx="5153025" cy="377644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8943" cy="3780786"/>
                    </a:xfrm>
                    <a:prstGeom prst="rect">
                      <a:avLst/>
                    </a:prstGeom>
                  </pic:spPr>
                </pic:pic>
              </a:graphicData>
            </a:graphic>
          </wp:inline>
        </w:drawing>
      </w:r>
    </w:p>
    <w:p w14:paraId="355E99C2" w14:textId="5AC6CC2F" w:rsidR="005519DB" w:rsidRDefault="005519DB" w:rsidP="00680BC5">
      <w:r>
        <w:t xml:space="preserve">Expresiones </w:t>
      </w:r>
    </w:p>
    <w:p w14:paraId="26D6A172" w14:textId="11431E45" w:rsidR="005519DB" w:rsidRDefault="005519DB" w:rsidP="00680BC5">
      <w:r>
        <w:t>Es todo aq</w:t>
      </w:r>
      <w:r w:rsidR="00342507">
        <w:t>u</w:t>
      </w:r>
      <w:r>
        <w:t>e</w:t>
      </w:r>
      <w:r w:rsidR="00342507">
        <w:t>l</w:t>
      </w:r>
      <w:r>
        <w:t>lo que va del lado derecho de una variable.</w:t>
      </w:r>
    </w:p>
    <w:p w14:paraId="03C117A7" w14:textId="2D8CF15C" w:rsidR="00342507" w:rsidRDefault="00342507" w:rsidP="00680BC5">
      <w:r w:rsidRPr="00342507">
        <w:rPr>
          <w:noProof/>
        </w:rPr>
        <w:drawing>
          <wp:inline distT="0" distB="0" distL="0" distR="0" wp14:anchorId="131421CE" wp14:editId="066184FA">
            <wp:extent cx="3781953" cy="290553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953" cy="2905530"/>
                    </a:xfrm>
                    <a:prstGeom prst="rect">
                      <a:avLst/>
                    </a:prstGeom>
                  </pic:spPr>
                </pic:pic>
              </a:graphicData>
            </a:graphic>
          </wp:inline>
        </w:drawing>
      </w:r>
    </w:p>
    <w:p w14:paraId="6B2B71BE" w14:textId="5E36A1EB" w:rsidR="00D715EF" w:rsidRDefault="00D715EF" w:rsidP="00680BC5">
      <w:r w:rsidRPr="00D715EF">
        <w:rPr>
          <w:noProof/>
        </w:rPr>
        <w:lastRenderedPageBreak/>
        <w:drawing>
          <wp:inline distT="0" distB="0" distL="0" distR="0" wp14:anchorId="70EE93E7" wp14:editId="0BACF577">
            <wp:extent cx="3086531" cy="232442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531" cy="2324424"/>
                    </a:xfrm>
                    <a:prstGeom prst="rect">
                      <a:avLst/>
                    </a:prstGeom>
                  </pic:spPr>
                </pic:pic>
              </a:graphicData>
            </a:graphic>
          </wp:inline>
        </w:drawing>
      </w:r>
    </w:p>
    <w:p w14:paraId="231FC1CF" w14:textId="2F4EF550" w:rsidR="00D715EF" w:rsidRDefault="008100CD" w:rsidP="00680BC5">
      <w:pPr>
        <w:rPr>
          <w:b/>
          <w:bCs/>
        </w:rPr>
      </w:pPr>
      <w:r w:rsidRPr="008100CD">
        <w:rPr>
          <w:b/>
          <w:bCs/>
        </w:rPr>
        <w:t>Herencia</w:t>
      </w:r>
    </w:p>
    <w:p w14:paraId="5B37E8DA" w14:textId="207DD3C4" w:rsidR="008100CD" w:rsidRDefault="004A31F7" w:rsidP="00680BC5">
      <w:pPr>
        <w:rPr>
          <w:b/>
          <w:bCs/>
        </w:rPr>
      </w:pPr>
      <w:r w:rsidRPr="004A31F7">
        <w:rPr>
          <w:b/>
          <w:bCs/>
          <w:noProof/>
        </w:rPr>
        <w:drawing>
          <wp:inline distT="0" distB="0" distL="0" distR="0" wp14:anchorId="1631D495" wp14:editId="10B50B75">
            <wp:extent cx="3791479" cy="276263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1479" cy="2762636"/>
                    </a:xfrm>
                    <a:prstGeom prst="rect">
                      <a:avLst/>
                    </a:prstGeom>
                  </pic:spPr>
                </pic:pic>
              </a:graphicData>
            </a:graphic>
          </wp:inline>
        </w:drawing>
      </w:r>
    </w:p>
    <w:p w14:paraId="1236A23D" w14:textId="77777777" w:rsidR="00EF576B" w:rsidRPr="00EF576B" w:rsidRDefault="00EF576B" w:rsidP="00EF576B">
      <w:pPr>
        <w:shd w:val="clear" w:color="auto" w:fill="24385B"/>
        <w:spacing w:after="0" w:line="240" w:lineRule="auto"/>
        <w:outlineLvl w:val="2"/>
        <w:rPr>
          <w:rFonts w:ascii="Arial" w:eastAsia="Times New Roman" w:hAnsi="Arial" w:cs="Arial"/>
          <w:b/>
          <w:bCs/>
          <w:color w:val="EFF3F8"/>
          <w:sz w:val="27"/>
          <w:szCs w:val="27"/>
          <w:lang w:eastAsia="es-MX"/>
        </w:rPr>
      </w:pPr>
      <w:r w:rsidRPr="00EF576B">
        <w:rPr>
          <w:rFonts w:ascii="Arial" w:eastAsia="Times New Roman" w:hAnsi="Arial" w:cs="Arial"/>
          <w:b/>
          <w:bCs/>
          <w:color w:val="EFF3F8"/>
          <w:sz w:val="27"/>
          <w:szCs w:val="27"/>
          <w:lang w:eastAsia="es-MX"/>
        </w:rPr>
        <w:t>Inheritance Sass</w:t>
      </w:r>
    </w:p>
    <w:p w14:paraId="54FAC32B" w14:textId="77777777" w:rsidR="00EF576B" w:rsidRPr="00EF576B" w:rsidRDefault="00EF576B" w:rsidP="00EF576B">
      <w:pPr>
        <w:shd w:val="clear" w:color="auto" w:fill="24385B"/>
        <w:spacing w:after="0" w:line="240" w:lineRule="auto"/>
        <w:rPr>
          <w:rFonts w:ascii="Arial" w:eastAsia="Times New Roman" w:hAnsi="Arial" w:cs="Arial"/>
          <w:color w:val="EFF3F8"/>
          <w:sz w:val="21"/>
          <w:szCs w:val="21"/>
          <w:lang w:eastAsia="es-MX"/>
        </w:rPr>
      </w:pPr>
      <w:r w:rsidRPr="00EF576B">
        <w:rPr>
          <w:rFonts w:ascii="Arial" w:eastAsia="Times New Roman" w:hAnsi="Arial" w:cs="Arial"/>
          <w:color w:val="EFF3F8"/>
          <w:sz w:val="21"/>
          <w:szCs w:val="21"/>
          <w:lang w:eastAsia="es-MX"/>
        </w:rPr>
        <w:t>El concepto de la herencia en Sass, es un concepto bastante sencillo, pero muy poderoso, que si lo sabes aplicar va a acelerar y optimizar tu desarrollo.</w:t>
      </w:r>
      <w:r w:rsidRPr="00EF576B">
        <w:rPr>
          <w:rFonts w:ascii="Arial" w:eastAsia="Times New Roman" w:hAnsi="Arial" w:cs="Arial"/>
          <w:color w:val="EFF3F8"/>
          <w:sz w:val="21"/>
          <w:szCs w:val="21"/>
          <w:lang w:eastAsia="es-MX"/>
        </w:rPr>
        <w:br/>
        <w:t>.</w:t>
      </w:r>
      <w:r w:rsidRPr="00EF576B">
        <w:rPr>
          <w:rFonts w:ascii="Arial" w:eastAsia="Times New Roman" w:hAnsi="Arial" w:cs="Arial"/>
          <w:color w:val="EFF3F8"/>
          <w:sz w:val="21"/>
          <w:szCs w:val="21"/>
          <w:lang w:eastAsia="es-MX"/>
        </w:rPr>
        <w:br/>
        <w:t>Muchas veces al estar creando nuestros estilos podemos caer en la repetición de código, esto conlleva a dos problemas, Primero se comienza a extender bastante la hoja de estilos y se vuelve difícil de mantener a lo largo del tiempo, el otro problema que puede surgir es el desorden, entonces, si queremos arreglar o cambiar alguna parte de nuestro código va a ser más difícil hacerlo.</w:t>
      </w:r>
      <w:r w:rsidRPr="00EF576B">
        <w:rPr>
          <w:rFonts w:ascii="Arial" w:eastAsia="Times New Roman" w:hAnsi="Arial" w:cs="Arial"/>
          <w:color w:val="EFF3F8"/>
          <w:sz w:val="21"/>
          <w:szCs w:val="21"/>
          <w:lang w:eastAsia="es-MX"/>
        </w:rPr>
        <w:br/>
        <w:t>.</w:t>
      </w:r>
      <w:r w:rsidRPr="00EF576B">
        <w:rPr>
          <w:rFonts w:ascii="Arial" w:eastAsia="Times New Roman" w:hAnsi="Arial" w:cs="Arial"/>
          <w:color w:val="EFF3F8"/>
          <w:sz w:val="21"/>
          <w:szCs w:val="21"/>
          <w:lang w:eastAsia="es-MX"/>
        </w:rPr>
        <w:br/>
        <w:t>Por suerte tenemos a nuestro buen amigo SASS, piénsalo así, muchas veces usamos </w:t>
      </w:r>
      <w:hyperlink r:id="rId41" w:tgtFrame="_blank" w:history="1">
        <w:r w:rsidRPr="00EF576B">
          <w:rPr>
            <w:rFonts w:ascii="Arial" w:eastAsia="Times New Roman" w:hAnsi="Arial" w:cs="Arial"/>
            <w:color w:val="33B1FF"/>
            <w:sz w:val="21"/>
            <w:szCs w:val="21"/>
            <w:u w:val="single"/>
            <w:lang w:eastAsia="es-MX"/>
          </w:rPr>
          <w:t>patrones de diseño, responsive</w:t>
        </w:r>
      </w:hyperlink>
      <w:r w:rsidRPr="00EF576B">
        <w:rPr>
          <w:rFonts w:ascii="Arial" w:eastAsia="Times New Roman" w:hAnsi="Arial" w:cs="Arial"/>
          <w:color w:val="EFF3F8"/>
          <w:sz w:val="21"/>
          <w:szCs w:val="21"/>
          <w:lang w:eastAsia="es-MX"/>
        </w:rPr>
        <w:t> es patrones, nos dan ciertas guías o convenciones para saber como organizar CSS, el más usado es </w:t>
      </w:r>
      <w:hyperlink r:id="rId42" w:tgtFrame="_blank" w:history="1">
        <w:r w:rsidRPr="00EF576B">
          <w:rPr>
            <w:rFonts w:ascii="Arial" w:eastAsia="Times New Roman" w:hAnsi="Arial" w:cs="Arial"/>
            <w:color w:val="33B1FF"/>
            <w:sz w:val="21"/>
            <w:szCs w:val="21"/>
            <w:u w:val="single"/>
            <w:lang w:eastAsia="es-MX"/>
          </w:rPr>
          <w:t>BEM</w:t>
        </w:r>
      </w:hyperlink>
      <w:r w:rsidRPr="00EF576B">
        <w:rPr>
          <w:rFonts w:ascii="Arial" w:eastAsia="Times New Roman" w:hAnsi="Arial" w:cs="Arial"/>
          <w:color w:val="EFF3F8"/>
          <w:sz w:val="21"/>
          <w:szCs w:val="21"/>
          <w:lang w:eastAsia="es-MX"/>
        </w:rPr>
        <w:t>.</w:t>
      </w:r>
      <w:r w:rsidRPr="00EF576B">
        <w:rPr>
          <w:rFonts w:ascii="Arial" w:eastAsia="Times New Roman" w:hAnsi="Arial" w:cs="Arial"/>
          <w:color w:val="EFF3F8"/>
          <w:sz w:val="21"/>
          <w:szCs w:val="21"/>
          <w:lang w:eastAsia="es-MX"/>
        </w:rPr>
        <w:br/>
        <w:t>.</w:t>
      </w:r>
      <w:r w:rsidRPr="00EF576B">
        <w:rPr>
          <w:rFonts w:ascii="Arial" w:eastAsia="Times New Roman" w:hAnsi="Arial" w:cs="Arial"/>
          <w:color w:val="EFF3F8"/>
          <w:sz w:val="21"/>
          <w:szCs w:val="21"/>
          <w:lang w:eastAsia="es-MX"/>
        </w:rPr>
        <w:br/>
        <w:t>BEM nos propone crear estilos generales con una clase y luego modificar esa clase según nos convenga, por ejemplo:</w:t>
      </w:r>
    </w:p>
    <w:p w14:paraId="331E2DA0"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&lt;</w:t>
      </w:r>
      <w:r w:rsidRPr="00EF576B">
        <w:rPr>
          <w:rFonts w:ascii="Courier New" w:eastAsia="Times New Roman" w:hAnsi="Courier New" w:cs="Courier New"/>
          <w:b/>
          <w:bCs/>
          <w:color w:val="F92672"/>
          <w:sz w:val="21"/>
          <w:szCs w:val="21"/>
          <w:shd w:val="clear" w:color="auto" w:fill="0C1633"/>
          <w:lang w:eastAsia="es-MX"/>
        </w:rPr>
        <w:t>div</w:t>
      </w:r>
      <w:r w:rsidRPr="00EF576B">
        <w:rPr>
          <w:rFonts w:ascii="Courier New" w:eastAsia="Times New Roman" w:hAnsi="Courier New" w:cs="Courier New"/>
          <w:color w:val="FFFFFF"/>
          <w:sz w:val="21"/>
          <w:szCs w:val="21"/>
          <w:shd w:val="clear" w:color="auto" w:fill="0C1633"/>
          <w:lang w:eastAsia="es-MX"/>
        </w:rPr>
        <w:t xml:space="preserve"> </w:t>
      </w:r>
      <w:r w:rsidRPr="00EF576B">
        <w:rPr>
          <w:rFonts w:ascii="Courier New" w:eastAsia="Times New Roman" w:hAnsi="Courier New" w:cs="Courier New"/>
          <w:color w:val="A6E22E"/>
          <w:sz w:val="21"/>
          <w:szCs w:val="21"/>
          <w:shd w:val="clear" w:color="auto" w:fill="0C1633"/>
          <w:lang w:eastAsia="es-MX"/>
        </w:rPr>
        <w:t>class</w:t>
      </w:r>
      <w:r w:rsidRPr="00EF576B">
        <w:rPr>
          <w:rFonts w:ascii="Courier New" w:eastAsia="Times New Roman" w:hAnsi="Courier New" w:cs="Courier New"/>
          <w:color w:val="FFFFFF"/>
          <w:sz w:val="21"/>
          <w:szCs w:val="21"/>
          <w:shd w:val="clear" w:color="auto" w:fill="0C1633"/>
          <w:lang w:eastAsia="es-MX"/>
        </w:rPr>
        <w:t>=</w:t>
      </w:r>
      <w:r w:rsidRPr="00EF576B">
        <w:rPr>
          <w:rFonts w:ascii="Courier New" w:eastAsia="Times New Roman" w:hAnsi="Courier New" w:cs="Courier New"/>
          <w:color w:val="A6E22E"/>
          <w:sz w:val="21"/>
          <w:szCs w:val="21"/>
          <w:shd w:val="clear" w:color="auto" w:fill="0C1633"/>
          <w:lang w:eastAsia="es-MX"/>
        </w:rPr>
        <w:t>"error error--serious"</w:t>
      </w:r>
      <w:r w:rsidRPr="00EF576B">
        <w:rPr>
          <w:rFonts w:ascii="Courier New" w:eastAsia="Times New Roman" w:hAnsi="Courier New" w:cs="Courier New"/>
          <w:color w:val="FFFFFF"/>
          <w:sz w:val="21"/>
          <w:szCs w:val="21"/>
          <w:shd w:val="clear" w:color="auto" w:fill="0C1633"/>
          <w:lang w:eastAsia="es-MX"/>
        </w:rPr>
        <w:t>&gt;</w:t>
      </w:r>
    </w:p>
    <w:p w14:paraId="27C92745"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lastRenderedPageBreak/>
        <w:t xml:space="preserve">  Oh no! You've been hacked!</w:t>
      </w:r>
    </w:p>
    <w:p w14:paraId="6AF45B3B"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&lt;/</w:t>
      </w:r>
      <w:r w:rsidRPr="00EF576B">
        <w:rPr>
          <w:rFonts w:ascii="Courier New" w:eastAsia="Times New Roman" w:hAnsi="Courier New" w:cs="Courier New"/>
          <w:b/>
          <w:bCs/>
          <w:color w:val="F92672"/>
          <w:sz w:val="21"/>
          <w:szCs w:val="21"/>
          <w:shd w:val="clear" w:color="auto" w:fill="0C1633"/>
          <w:lang w:eastAsia="es-MX"/>
        </w:rPr>
        <w:t>div</w:t>
      </w:r>
      <w:r w:rsidRPr="00EF576B">
        <w:rPr>
          <w:rFonts w:ascii="Courier New" w:eastAsia="Times New Roman" w:hAnsi="Courier New" w:cs="Courier New"/>
          <w:color w:val="FFFFFF"/>
          <w:sz w:val="21"/>
          <w:szCs w:val="21"/>
          <w:shd w:val="clear" w:color="auto" w:fill="0C1633"/>
          <w:lang w:eastAsia="es-MX"/>
        </w:rPr>
        <w:t>&gt;</w:t>
      </w:r>
    </w:p>
    <w:p w14:paraId="3B5CC61E" w14:textId="77777777" w:rsidR="00EF576B" w:rsidRPr="00EF576B" w:rsidRDefault="00EF576B" w:rsidP="00EF576B">
      <w:pPr>
        <w:shd w:val="clear" w:color="auto" w:fill="24385B"/>
        <w:spacing w:after="0" w:line="240" w:lineRule="auto"/>
        <w:rPr>
          <w:rFonts w:ascii="Arial" w:eastAsia="Times New Roman" w:hAnsi="Arial" w:cs="Arial"/>
          <w:color w:val="EFF3F8"/>
          <w:sz w:val="21"/>
          <w:szCs w:val="21"/>
          <w:lang w:eastAsia="es-MX"/>
        </w:rPr>
      </w:pPr>
      <w:r w:rsidRPr="00EF576B">
        <w:rPr>
          <w:rFonts w:ascii="Arial" w:eastAsia="Times New Roman" w:hAnsi="Arial" w:cs="Arial"/>
          <w:color w:val="EFF3F8"/>
          <w:sz w:val="21"/>
          <w:szCs w:val="21"/>
          <w:lang w:eastAsia="es-MX"/>
        </w:rPr>
        <w:t>En este ejemplo tenemos un div con dos clases “error” y </w:t>
      </w:r>
      <w:ins w:id="0" w:author="Unknown">
        <w:r w:rsidRPr="00EF576B">
          <w:rPr>
            <w:rFonts w:ascii="Arial" w:eastAsia="Times New Roman" w:hAnsi="Arial" w:cs="Arial"/>
            <w:i/>
            <w:iCs/>
            <w:color w:val="EFF3F8"/>
            <w:sz w:val="21"/>
            <w:szCs w:val="21"/>
            <w:lang w:eastAsia="es-MX"/>
          </w:rPr>
          <w:t>“error–serious”</w:t>
        </w:r>
      </w:ins>
      <w:r w:rsidRPr="00EF576B">
        <w:rPr>
          <w:rFonts w:ascii="Arial" w:eastAsia="Times New Roman" w:hAnsi="Arial" w:cs="Arial"/>
          <w:color w:val="EFF3F8"/>
          <w:sz w:val="21"/>
          <w:szCs w:val="21"/>
          <w:lang w:eastAsia="es-MX"/>
        </w:rPr>
        <w:t>, una buena opción para estilizar este div, suponiendo que los necesitáramos reutilizar más adelante, sería de la siguiente forma:</w:t>
      </w:r>
      <w:r w:rsidRPr="00EF576B">
        <w:rPr>
          <w:rFonts w:ascii="Arial" w:eastAsia="Times New Roman" w:hAnsi="Arial" w:cs="Arial"/>
          <w:color w:val="EFF3F8"/>
          <w:sz w:val="21"/>
          <w:szCs w:val="21"/>
          <w:lang w:eastAsia="es-MX"/>
        </w:rPr>
        <w:br/>
        <w:t>.</w:t>
      </w:r>
    </w:p>
    <w:p w14:paraId="71294516" w14:textId="77777777" w:rsidR="00EF576B" w:rsidRPr="00EF576B" w:rsidRDefault="00EF576B" w:rsidP="00EF576B">
      <w:pPr>
        <w:numPr>
          <w:ilvl w:val="0"/>
          <w:numId w:val="5"/>
        </w:numPr>
        <w:shd w:val="clear" w:color="auto" w:fill="24385B"/>
        <w:spacing w:after="0" w:line="240" w:lineRule="auto"/>
        <w:rPr>
          <w:rFonts w:ascii="Arial" w:eastAsia="Times New Roman" w:hAnsi="Arial" w:cs="Arial"/>
          <w:color w:val="EFF3F8"/>
          <w:sz w:val="21"/>
          <w:szCs w:val="21"/>
          <w:lang w:eastAsia="es-MX"/>
        </w:rPr>
      </w:pPr>
      <w:r w:rsidRPr="00EF576B">
        <w:rPr>
          <w:rFonts w:ascii="Arial" w:eastAsia="Times New Roman" w:hAnsi="Arial" w:cs="Arial"/>
          <w:color w:val="EFF3F8"/>
          <w:sz w:val="21"/>
          <w:szCs w:val="21"/>
          <w:lang w:eastAsia="es-MX"/>
        </w:rPr>
        <w:t>Estilizamos la clase general con los estilos básicos que se repetirán a lo largo de los div</w:t>
      </w:r>
    </w:p>
    <w:p w14:paraId="574C552D" w14:textId="77777777" w:rsidR="00EF576B" w:rsidRPr="00EF576B" w:rsidRDefault="00EF576B" w:rsidP="00EF576B">
      <w:pPr>
        <w:numPr>
          <w:ilvl w:val="0"/>
          <w:numId w:val="5"/>
        </w:numPr>
        <w:shd w:val="clear" w:color="auto" w:fill="24385B"/>
        <w:spacing w:after="0" w:line="240" w:lineRule="auto"/>
        <w:rPr>
          <w:rFonts w:ascii="Arial" w:eastAsia="Times New Roman" w:hAnsi="Arial" w:cs="Arial"/>
          <w:color w:val="EFF3F8"/>
          <w:sz w:val="21"/>
          <w:szCs w:val="21"/>
          <w:lang w:eastAsia="es-MX"/>
        </w:rPr>
      </w:pPr>
      <w:r w:rsidRPr="00EF576B">
        <w:rPr>
          <w:rFonts w:ascii="Arial" w:eastAsia="Times New Roman" w:hAnsi="Arial" w:cs="Arial"/>
          <w:color w:val="EFF3F8"/>
          <w:sz w:val="21"/>
          <w:szCs w:val="21"/>
          <w:lang w:eastAsia="es-MX"/>
        </w:rPr>
        <w:t>Luego estilizamos el div en específico que tendrá otros estilos adicionales</w:t>
      </w:r>
    </w:p>
    <w:p w14:paraId="266C86AD"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.error {</w:t>
      </w:r>
    </w:p>
    <w:p w14:paraId="2C7760D5"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 xml:space="preserve">  </w:t>
      </w:r>
      <w:r w:rsidRPr="00EF576B">
        <w:rPr>
          <w:rFonts w:ascii="Courier New" w:eastAsia="Times New Roman" w:hAnsi="Courier New" w:cs="Courier New"/>
          <w:color w:val="BF79DB"/>
          <w:sz w:val="21"/>
          <w:szCs w:val="21"/>
          <w:shd w:val="clear" w:color="auto" w:fill="0C1633"/>
          <w:lang w:eastAsia="es-MX"/>
        </w:rPr>
        <w:t>border</w:t>
      </w:r>
      <w:r w:rsidRPr="00EF576B">
        <w:rPr>
          <w:rFonts w:ascii="Courier New" w:eastAsia="Times New Roman" w:hAnsi="Courier New" w:cs="Courier New"/>
          <w:color w:val="FFFFFF"/>
          <w:sz w:val="21"/>
          <w:szCs w:val="21"/>
          <w:shd w:val="clear" w:color="auto" w:fill="0C1633"/>
          <w:lang w:eastAsia="es-MX"/>
        </w:rPr>
        <w:t>: 1px #f00;</w:t>
      </w:r>
    </w:p>
    <w:p w14:paraId="7ACA97E1"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 xml:space="preserve">  </w:t>
      </w:r>
      <w:r w:rsidRPr="00EF576B">
        <w:rPr>
          <w:rFonts w:ascii="Courier New" w:eastAsia="Times New Roman" w:hAnsi="Courier New" w:cs="Courier New"/>
          <w:color w:val="BF79DB"/>
          <w:sz w:val="21"/>
          <w:szCs w:val="21"/>
          <w:shd w:val="clear" w:color="auto" w:fill="0C1633"/>
          <w:lang w:eastAsia="es-MX"/>
        </w:rPr>
        <w:t>background-color</w:t>
      </w:r>
      <w:r w:rsidRPr="00EF576B">
        <w:rPr>
          <w:rFonts w:ascii="Courier New" w:eastAsia="Times New Roman" w:hAnsi="Courier New" w:cs="Courier New"/>
          <w:color w:val="FFFFFF"/>
          <w:sz w:val="21"/>
          <w:szCs w:val="21"/>
          <w:shd w:val="clear" w:color="auto" w:fill="0C1633"/>
          <w:lang w:eastAsia="es-MX"/>
        </w:rPr>
        <w:t>: #fdd;</w:t>
      </w:r>
    </w:p>
    <w:p w14:paraId="49317E09"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w:t>
      </w:r>
    </w:p>
    <w:p w14:paraId="0ABCFD4F"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14:paraId="0F4E719B"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.error--serious {</w:t>
      </w:r>
    </w:p>
    <w:p w14:paraId="4F68F9BC"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 xml:space="preserve">  </w:t>
      </w:r>
      <w:r w:rsidRPr="00EF576B">
        <w:rPr>
          <w:rFonts w:ascii="Courier New" w:eastAsia="Times New Roman" w:hAnsi="Courier New" w:cs="Courier New"/>
          <w:color w:val="BF79DB"/>
          <w:sz w:val="21"/>
          <w:szCs w:val="21"/>
          <w:shd w:val="clear" w:color="auto" w:fill="0C1633"/>
          <w:lang w:eastAsia="es-MX"/>
        </w:rPr>
        <w:t>border-width</w:t>
      </w:r>
      <w:r w:rsidRPr="00EF576B">
        <w:rPr>
          <w:rFonts w:ascii="Courier New" w:eastAsia="Times New Roman" w:hAnsi="Courier New" w:cs="Courier New"/>
          <w:color w:val="FFFFFF"/>
          <w:sz w:val="21"/>
          <w:szCs w:val="21"/>
          <w:shd w:val="clear" w:color="auto" w:fill="0C1633"/>
          <w:lang w:eastAsia="es-MX"/>
        </w:rPr>
        <w:t>: 3px;</w:t>
      </w:r>
    </w:p>
    <w:p w14:paraId="09418481"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w:t>
      </w:r>
    </w:p>
    <w:p w14:paraId="31850F39" w14:textId="77777777" w:rsidR="00EF576B" w:rsidRPr="00EF576B" w:rsidRDefault="00EF576B" w:rsidP="00EF576B">
      <w:pPr>
        <w:shd w:val="clear" w:color="auto" w:fill="24385B"/>
        <w:spacing w:after="0" w:line="240" w:lineRule="auto"/>
        <w:rPr>
          <w:rFonts w:ascii="Arial" w:eastAsia="Times New Roman" w:hAnsi="Arial" w:cs="Arial"/>
          <w:color w:val="EFF3F8"/>
          <w:sz w:val="21"/>
          <w:szCs w:val="21"/>
          <w:lang w:eastAsia="es-MX"/>
        </w:rPr>
      </w:pPr>
      <w:r w:rsidRPr="00EF576B">
        <w:rPr>
          <w:rFonts w:ascii="Arial" w:eastAsia="Times New Roman" w:hAnsi="Arial" w:cs="Arial"/>
          <w:color w:val="EFF3F8"/>
          <w:sz w:val="21"/>
          <w:szCs w:val="21"/>
          <w:lang w:eastAsia="es-MX"/>
        </w:rPr>
        <w:t>Pero esto se puede simplificar a un más usando la </w:t>
      </w:r>
      <w:hyperlink r:id="rId43" w:tgtFrame="_blank" w:history="1">
        <w:r w:rsidRPr="00EF576B">
          <w:rPr>
            <w:rFonts w:ascii="Arial" w:eastAsia="Times New Roman" w:hAnsi="Arial" w:cs="Arial"/>
            <w:color w:val="33B1FF"/>
            <w:sz w:val="21"/>
            <w:szCs w:val="21"/>
            <w:u w:val="single"/>
            <w:lang w:eastAsia="es-MX"/>
          </w:rPr>
          <w:t>herencia con SASS</w:t>
        </w:r>
      </w:hyperlink>
    </w:p>
    <w:p w14:paraId="58A5C6B0"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.error {</w:t>
      </w:r>
    </w:p>
    <w:p w14:paraId="6AC424A1"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 xml:space="preserve">  </w:t>
      </w:r>
      <w:r w:rsidRPr="00EF576B">
        <w:rPr>
          <w:rFonts w:ascii="Courier New" w:eastAsia="Times New Roman" w:hAnsi="Courier New" w:cs="Courier New"/>
          <w:color w:val="BF79DB"/>
          <w:sz w:val="21"/>
          <w:szCs w:val="21"/>
          <w:shd w:val="clear" w:color="auto" w:fill="0C1633"/>
          <w:lang w:eastAsia="es-MX"/>
        </w:rPr>
        <w:t>border</w:t>
      </w:r>
      <w:r w:rsidRPr="00EF576B">
        <w:rPr>
          <w:rFonts w:ascii="Courier New" w:eastAsia="Times New Roman" w:hAnsi="Courier New" w:cs="Courier New"/>
          <w:color w:val="FFFFFF"/>
          <w:sz w:val="21"/>
          <w:szCs w:val="21"/>
          <w:shd w:val="clear" w:color="auto" w:fill="0C1633"/>
          <w:lang w:eastAsia="es-MX"/>
        </w:rPr>
        <w:t>: 1px #f00;</w:t>
      </w:r>
    </w:p>
    <w:p w14:paraId="01BE1467"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 xml:space="preserve">  </w:t>
      </w:r>
      <w:r w:rsidRPr="00EF576B">
        <w:rPr>
          <w:rFonts w:ascii="Courier New" w:eastAsia="Times New Roman" w:hAnsi="Courier New" w:cs="Courier New"/>
          <w:color w:val="BF79DB"/>
          <w:sz w:val="21"/>
          <w:szCs w:val="21"/>
          <w:shd w:val="clear" w:color="auto" w:fill="0C1633"/>
          <w:lang w:eastAsia="es-MX"/>
        </w:rPr>
        <w:t>background-color</w:t>
      </w:r>
      <w:r w:rsidRPr="00EF576B">
        <w:rPr>
          <w:rFonts w:ascii="Courier New" w:eastAsia="Times New Roman" w:hAnsi="Courier New" w:cs="Courier New"/>
          <w:color w:val="FFFFFF"/>
          <w:sz w:val="21"/>
          <w:szCs w:val="21"/>
          <w:shd w:val="clear" w:color="auto" w:fill="0C1633"/>
          <w:lang w:eastAsia="es-MX"/>
        </w:rPr>
        <w:t>: #fdd;</w:t>
      </w:r>
    </w:p>
    <w:p w14:paraId="742153B6"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14:paraId="3D9551F9"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 xml:space="preserve">  &amp;--serious {</w:t>
      </w:r>
    </w:p>
    <w:p w14:paraId="24769ABF"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 xml:space="preserve">    </w:t>
      </w:r>
      <w:r w:rsidRPr="00EF576B">
        <w:rPr>
          <w:rFonts w:ascii="Courier New" w:eastAsia="Times New Roman" w:hAnsi="Courier New" w:cs="Courier New"/>
          <w:b/>
          <w:bCs/>
          <w:color w:val="F92672"/>
          <w:sz w:val="21"/>
          <w:szCs w:val="21"/>
          <w:shd w:val="clear" w:color="auto" w:fill="0C1633"/>
          <w:lang w:eastAsia="es-MX"/>
        </w:rPr>
        <w:t>@extend</w:t>
      </w:r>
      <w:r w:rsidRPr="00EF576B">
        <w:rPr>
          <w:rFonts w:ascii="Courier New" w:eastAsia="Times New Roman" w:hAnsi="Courier New" w:cs="Courier New"/>
          <w:color w:val="FFFFFF"/>
          <w:sz w:val="21"/>
          <w:szCs w:val="21"/>
          <w:shd w:val="clear" w:color="auto" w:fill="0C1633"/>
          <w:lang w:eastAsia="es-MX"/>
        </w:rPr>
        <w:t xml:space="preserve"> .error;</w:t>
      </w:r>
    </w:p>
    <w:p w14:paraId="751B4A54"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 xml:space="preserve">    </w:t>
      </w:r>
      <w:r w:rsidRPr="00EF576B">
        <w:rPr>
          <w:rFonts w:ascii="Courier New" w:eastAsia="Times New Roman" w:hAnsi="Courier New" w:cs="Courier New"/>
          <w:color w:val="BF79DB"/>
          <w:sz w:val="21"/>
          <w:szCs w:val="21"/>
          <w:shd w:val="clear" w:color="auto" w:fill="0C1633"/>
          <w:lang w:eastAsia="es-MX"/>
        </w:rPr>
        <w:t>border-width</w:t>
      </w:r>
      <w:r w:rsidRPr="00EF576B">
        <w:rPr>
          <w:rFonts w:ascii="Courier New" w:eastAsia="Times New Roman" w:hAnsi="Courier New" w:cs="Courier New"/>
          <w:color w:val="FFFFFF"/>
          <w:sz w:val="21"/>
          <w:szCs w:val="21"/>
          <w:shd w:val="clear" w:color="auto" w:fill="0C1633"/>
          <w:lang w:eastAsia="es-MX"/>
        </w:rPr>
        <w:t>: 3px;</w:t>
      </w:r>
    </w:p>
    <w:p w14:paraId="32FF7A84"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 xml:space="preserve">  }</w:t>
      </w:r>
    </w:p>
    <w:p w14:paraId="0E0BF97D" w14:textId="77777777" w:rsidR="00EF576B" w:rsidRPr="00EF576B" w:rsidRDefault="00EF576B" w:rsidP="00EF576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EF576B">
        <w:rPr>
          <w:rFonts w:ascii="Courier New" w:eastAsia="Times New Roman" w:hAnsi="Courier New" w:cs="Courier New"/>
          <w:color w:val="FFFFFF"/>
          <w:sz w:val="21"/>
          <w:szCs w:val="21"/>
          <w:shd w:val="clear" w:color="auto" w:fill="0C1633"/>
          <w:lang w:eastAsia="es-MX"/>
        </w:rPr>
        <w:t>}</w:t>
      </w:r>
    </w:p>
    <w:p w14:paraId="7C6EFA96" w14:textId="77777777" w:rsidR="00EF576B" w:rsidRPr="00EF576B" w:rsidRDefault="00EF576B" w:rsidP="00EF576B">
      <w:pPr>
        <w:shd w:val="clear" w:color="auto" w:fill="24385B"/>
        <w:spacing w:after="0" w:line="240" w:lineRule="auto"/>
        <w:rPr>
          <w:rFonts w:ascii="Arial" w:eastAsia="Times New Roman" w:hAnsi="Arial" w:cs="Arial"/>
          <w:color w:val="EFF3F8"/>
          <w:sz w:val="21"/>
          <w:szCs w:val="21"/>
          <w:lang w:eastAsia="es-MX"/>
        </w:rPr>
      </w:pPr>
      <w:r w:rsidRPr="00EF576B">
        <w:rPr>
          <w:rFonts w:ascii="Arial" w:eastAsia="Times New Roman" w:hAnsi="Arial" w:cs="Arial"/>
          <w:color w:val="EFF3F8"/>
          <w:sz w:val="21"/>
          <w:szCs w:val="21"/>
          <w:lang w:eastAsia="es-MX"/>
        </w:rPr>
        <w:t>De esta manera no solo estamos organizando el código y evitando reutilizar código, si no además se puede entender de una mejor forma de donde viene los estilos heredados y a que clase hacen referencia</w:t>
      </w:r>
    </w:p>
    <w:p w14:paraId="58D96DDA" w14:textId="77777777" w:rsidR="00EF576B" w:rsidRDefault="00EF576B" w:rsidP="00680BC5">
      <w:pPr>
        <w:rPr>
          <w:b/>
          <w:bCs/>
        </w:rPr>
      </w:pPr>
    </w:p>
    <w:p w14:paraId="614ED7DC" w14:textId="77777777" w:rsidR="00FE68EE" w:rsidRPr="00FE68EE" w:rsidRDefault="00FE68EE" w:rsidP="00FE68EE">
      <w:pPr>
        <w:shd w:val="clear" w:color="auto" w:fill="24385B"/>
        <w:spacing w:after="0" w:line="240" w:lineRule="auto"/>
        <w:rPr>
          <w:rFonts w:ascii="Arial" w:eastAsia="Times New Roman" w:hAnsi="Arial" w:cs="Arial"/>
          <w:color w:val="EFF3F8"/>
          <w:sz w:val="21"/>
          <w:szCs w:val="21"/>
          <w:lang w:eastAsia="es-MX"/>
        </w:rPr>
      </w:pPr>
      <w:r w:rsidRPr="00FE68EE">
        <w:rPr>
          <w:rFonts w:ascii="Arial" w:eastAsia="Times New Roman" w:hAnsi="Arial" w:cs="Arial"/>
          <w:color w:val="EFF3F8"/>
          <w:sz w:val="21"/>
          <w:szCs w:val="21"/>
          <w:lang w:eastAsia="es-MX"/>
        </w:rPr>
        <w:t>La propiedad background-image en CSS se utiliza para establecer una imagen de fondo en un elemento. La propiedad background-size es la que se utiliza para controlar el tamaño de la imagen de fondo.</w:t>
      </w:r>
    </w:p>
    <w:p w14:paraId="28BBF349" w14:textId="77777777" w:rsidR="00FE68EE" w:rsidRPr="00FE68EE" w:rsidRDefault="00FE68EE" w:rsidP="00FE68EE">
      <w:pPr>
        <w:shd w:val="clear" w:color="auto" w:fill="24385B"/>
        <w:spacing w:after="0" w:line="240" w:lineRule="auto"/>
        <w:rPr>
          <w:rFonts w:ascii="Arial" w:eastAsia="Times New Roman" w:hAnsi="Arial" w:cs="Arial"/>
          <w:color w:val="EFF3F8"/>
          <w:sz w:val="21"/>
          <w:szCs w:val="21"/>
          <w:lang w:eastAsia="es-MX"/>
        </w:rPr>
      </w:pPr>
      <w:r w:rsidRPr="00FE68EE">
        <w:rPr>
          <w:rFonts w:ascii="Arial" w:eastAsia="Times New Roman" w:hAnsi="Arial" w:cs="Arial"/>
          <w:color w:val="EFF3F8"/>
          <w:sz w:val="21"/>
          <w:szCs w:val="21"/>
          <w:lang w:eastAsia="es-MX"/>
        </w:rPr>
        <w:t>La opción cover es uno de los valores que puedes utilizar con la propiedad background-size. Cuando se establece background-size: cover, la imagen de fondo se ajustará de manera proporcional para cubrir completamente el área del elemento contenedor. Esto significa que la imagen se expandirá o contraerá según sea necesario para asegurarse de que todo el espacio esté cubierto, aunque parte de la imagen pueda quedar recortada.</w:t>
      </w:r>
    </w:p>
    <w:p w14:paraId="4D70F243" w14:textId="77777777" w:rsidR="00FE68EE" w:rsidRPr="00FE68EE" w:rsidRDefault="00FE68EE" w:rsidP="00FE68EE">
      <w:pPr>
        <w:shd w:val="clear" w:color="auto" w:fill="24385B"/>
        <w:spacing w:after="0" w:line="240" w:lineRule="auto"/>
        <w:rPr>
          <w:rFonts w:ascii="Arial" w:eastAsia="Times New Roman" w:hAnsi="Arial" w:cs="Arial"/>
          <w:color w:val="EFF3F8"/>
          <w:sz w:val="21"/>
          <w:szCs w:val="21"/>
          <w:lang w:eastAsia="es-MX"/>
        </w:rPr>
      </w:pPr>
      <w:r w:rsidRPr="00FE68EE">
        <w:rPr>
          <w:rFonts w:ascii="Arial" w:eastAsia="Times New Roman" w:hAnsi="Arial" w:cs="Arial"/>
          <w:color w:val="EFF3F8"/>
          <w:sz w:val="21"/>
          <w:szCs w:val="21"/>
          <w:lang w:eastAsia="es-MX"/>
        </w:rPr>
        <w:t>Aquí tienes un ejemplo de cómo se utiliza background-image y background-size: cover en CSS:</w:t>
      </w:r>
    </w:p>
    <w:p w14:paraId="010ADDC5" w14:textId="77777777" w:rsidR="00FE68EE" w:rsidRPr="00FE68EE" w:rsidRDefault="00FE68EE" w:rsidP="00FE68EE">
      <w:pPr>
        <w:shd w:val="clear" w:color="auto" w:fill="24385B"/>
        <w:spacing w:after="0" w:line="240" w:lineRule="auto"/>
        <w:rPr>
          <w:rFonts w:ascii="Arial" w:eastAsia="Times New Roman" w:hAnsi="Arial" w:cs="Arial"/>
          <w:color w:val="EFF3F8"/>
          <w:sz w:val="21"/>
          <w:szCs w:val="21"/>
          <w:lang w:eastAsia="es-MX"/>
        </w:rPr>
      </w:pPr>
      <w:r w:rsidRPr="00FE68EE">
        <w:rPr>
          <w:rFonts w:ascii="Arial" w:eastAsia="Times New Roman" w:hAnsi="Arial" w:cs="Arial"/>
          <w:color w:val="EFF3F8"/>
          <w:sz w:val="21"/>
          <w:szCs w:val="21"/>
          <w:lang w:eastAsia="es-MX"/>
        </w:rPr>
        <w:t>css</w:t>
      </w:r>
      <w:r w:rsidRPr="00FE68EE">
        <w:rPr>
          <w:rFonts w:ascii="Arial" w:eastAsia="Times New Roman" w:hAnsi="Arial" w:cs="Arial"/>
          <w:color w:val="EFF3F8"/>
          <w:sz w:val="21"/>
          <w:szCs w:val="21"/>
          <w:lang w:eastAsia="es-MX"/>
        </w:rPr>
        <w:br/>
        <w:t>Copy code</w:t>
      </w:r>
      <w:r w:rsidRPr="00FE68EE">
        <w:rPr>
          <w:rFonts w:ascii="Arial" w:eastAsia="Times New Roman" w:hAnsi="Arial" w:cs="Arial"/>
          <w:color w:val="EFF3F8"/>
          <w:sz w:val="21"/>
          <w:szCs w:val="21"/>
          <w:lang w:eastAsia="es-MX"/>
        </w:rPr>
        <w:br/>
        <w:t>.elemento {</w:t>
      </w:r>
      <w:r w:rsidRPr="00FE68EE">
        <w:rPr>
          <w:rFonts w:ascii="Arial" w:eastAsia="Times New Roman" w:hAnsi="Arial" w:cs="Arial"/>
          <w:color w:val="EFF3F8"/>
          <w:sz w:val="21"/>
          <w:szCs w:val="21"/>
          <w:lang w:eastAsia="es-MX"/>
        </w:rPr>
        <w:br/>
        <w:t>background-image: url(“imagen.jpg”);</w:t>
      </w:r>
      <w:r w:rsidRPr="00FE68EE">
        <w:rPr>
          <w:rFonts w:ascii="Arial" w:eastAsia="Times New Roman" w:hAnsi="Arial" w:cs="Arial"/>
          <w:color w:val="EFF3F8"/>
          <w:sz w:val="21"/>
          <w:szCs w:val="21"/>
          <w:lang w:eastAsia="es-MX"/>
        </w:rPr>
        <w:br/>
        <w:t>background-size: cover;</w:t>
      </w:r>
      <w:r w:rsidRPr="00FE68EE">
        <w:rPr>
          <w:rFonts w:ascii="Arial" w:eastAsia="Times New Roman" w:hAnsi="Arial" w:cs="Arial"/>
          <w:color w:val="EFF3F8"/>
          <w:sz w:val="21"/>
          <w:szCs w:val="21"/>
          <w:lang w:eastAsia="es-MX"/>
        </w:rPr>
        <w:br/>
        <w:t>}</w:t>
      </w:r>
      <w:r w:rsidRPr="00FE68EE">
        <w:rPr>
          <w:rFonts w:ascii="Arial" w:eastAsia="Times New Roman" w:hAnsi="Arial" w:cs="Arial"/>
          <w:color w:val="EFF3F8"/>
          <w:sz w:val="21"/>
          <w:szCs w:val="21"/>
          <w:lang w:eastAsia="es-MX"/>
        </w:rPr>
        <w:br/>
        <w:t>En este ejemplo, se establece la imagen de fondo utilizando background-image y se especifica background-size: cover para que la imagen se ajuste y cubra completamente el área del elemento con la imagen proporcionada.</w:t>
      </w:r>
    </w:p>
    <w:p w14:paraId="18EA717C" w14:textId="77777777" w:rsidR="00FE68EE" w:rsidRPr="00FE68EE" w:rsidRDefault="00FE68EE" w:rsidP="00FE68EE">
      <w:pPr>
        <w:shd w:val="clear" w:color="auto" w:fill="24385B"/>
        <w:spacing w:after="0" w:line="240" w:lineRule="auto"/>
        <w:rPr>
          <w:rFonts w:ascii="Arial" w:eastAsia="Times New Roman" w:hAnsi="Arial" w:cs="Arial"/>
          <w:color w:val="EFF3F8"/>
          <w:sz w:val="21"/>
          <w:szCs w:val="21"/>
          <w:lang w:eastAsia="es-MX"/>
        </w:rPr>
      </w:pPr>
      <w:r w:rsidRPr="00FE68EE">
        <w:rPr>
          <w:rFonts w:ascii="Arial" w:eastAsia="Times New Roman" w:hAnsi="Arial" w:cs="Arial"/>
          <w:color w:val="EFF3F8"/>
          <w:sz w:val="21"/>
          <w:szCs w:val="21"/>
          <w:lang w:eastAsia="es-MX"/>
        </w:rPr>
        <w:t>Recuerda que puedes ajustar y personalizar otras propiedades relacionadas con el fondo, como background-position, background-repeat, etc., según tus necesidades específicas.</w:t>
      </w:r>
    </w:p>
    <w:p w14:paraId="48035B15" w14:textId="77777777" w:rsidR="00FE68EE" w:rsidRDefault="00FE68EE" w:rsidP="00680BC5">
      <w:pPr>
        <w:rPr>
          <w:b/>
          <w:bCs/>
          <w:u w:val="single"/>
        </w:rPr>
      </w:pPr>
    </w:p>
    <w:p w14:paraId="1BC79131" w14:textId="1DC62AD4" w:rsidR="007C2C14" w:rsidRDefault="00AF6C1E" w:rsidP="00680BC5">
      <w:pPr>
        <w:rPr>
          <w:b/>
          <w:bCs/>
          <w:u w:val="single"/>
        </w:rPr>
      </w:pPr>
      <w:r>
        <w:rPr>
          <w:b/>
          <w:bCs/>
          <w:u w:val="single"/>
        </w:rPr>
        <w:lastRenderedPageBreak/>
        <w:t>Ejemplo:</w:t>
      </w:r>
    </w:p>
    <w:p w14:paraId="3B4ECAD8" w14:textId="77777777" w:rsidR="00AF6C1E" w:rsidRPr="00AF6C1E" w:rsidRDefault="00AF6C1E" w:rsidP="00AF6C1E">
      <w:pPr>
        <w:shd w:val="clear" w:color="auto" w:fill="1F1F1F"/>
        <w:spacing w:after="0" w:line="285" w:lineRule="atLeast"/>
        <w:rPr>
          <w:rFonts w:ascii="Consolas" w:eastAsia="Times New Roman" w:hAnsi="Consolas" w:cs="Consolas"/>
          <w:color w:val="CCCCCC"/>
          <w:sz w:val="21"/>
          <w:szCs w:val="21"/>
          <w:lang w:eastAsia="es-MX"/>
        </w:rPr>
      </w:pPr>
      <w:r w:rsidRPr="00AF6C1E">
        <w:rPr>
          <w:rFonts w:ascii="Consolas" w:eastAsia="Times New Roman" w:hAnsi="Consolas" w:cs="Consolas"/>
          <w:color w:val="CCCCCC"/>
          <w:sz w:val="21"/>
          <w:szCs w:val="21"/>
          <w:lang w:eastAsia="es-MX"/>
        </w:rPr>
        <w:t xml:space="preserve">        </w:t>
      </w:r>
    </w:p>
    <w:p w14:paraId="58C8894C" w14:textId="77777777" w:rsidR="00AF6C1E" w:rsidRPr="00AF6C1E" w:rsidRDefault="00AF6C1E" w:rsidP="00AF6C1E">
      <w:pPr>
        <w:shd w:val="clear" w:color="auto" w:fill="1F1F1F"/>
        <w:spacing w:after="0" w:line="285" w:lineRule="atLeast"/>
        <w:rPr>
          <w:rFonts w:ascii="Consolas" w:eastAsia="Times New Roman" w:hAnsi="Consolas" w:cs="Consolas"/>
          <w:color w:val="CCCCCC"/>
          <w:sz w:val="21"/>
          <w:szCs w:val="21"/>
          <w:lang w:eastAsia="es-MX"/>
        </w:rPr>
      </w:pPr>
      <w:r w:rsidRPr="00AF6C1E">
        <w:rPr>
          <w:rFonts w:ascii="Consolas" w:eastAsia="Times New Roman" w:hAnsi="Consolas" w:cs="Consolas"/>
          <w:color w:val="CCCCCC"/>
          <w:sz w:val="21"/>
          <w:szCs w:val="21"/>
          <w:lang w:eastAsia="es-MX"/>
        </w:rPr>
        <w:t>        }</w:t>
      </w:r>
    </w:p>
    <w:p w14:paraId="204817BB" w14:textId="77777777" w:rsidR="00AF6C1E" w:rsidRPr="00AF6C1E" w:rsidRDefault="00AF6C1E" w:rsidP="00AF6C1E">
      <w:pPr>
        <w:shd w:val="clear" w:color="auto" w:fill="1F1F1F"/>
        <w:spacing w:after="0" w:line="285" w:lineRule="atLeast"/>
        <w:rPr>
          <w:rFonts w:ascii="Consolas" w:eastAsia="Times New Roman" w:hAnsi="Consolas" w:cs="Consolas"/>
          <w:color w:val="CCCCCC"/>
          <w:sz w:val="21"/>
          <w:szCs w:val="21"/>
          <w:lang w:eastAsia="es-MX"/>
        </w:rPr>
      </w:pPr>
      <w:r w:rsidRPr="00AF6C1E">
        <w:rPr>
          <w:rFonts w:ascii="Consolas" w:eastAsia="Times New Roman" w:hAnsi="Consolas" w:cs="Consolas"/>
          <w:color w:val="CCCCCC"/>
          <w:sz w:val="21"/>
          <w:szCs w:val="21"/>
          <w:lang w:eastAsia="es-MX"/>
        </w:rPr>
        <w:t>    }</w:t>
      </w:r>
    </w:p>
    <w:p w14:paraId="08C322B9" w14:textId="77777777" w:rsidR="00AF6C1E" w:rsidRPr="00AF6C1E" w:rsidRDefault="00AF6C1E" w:rsidP="00AF6C1E">
      <w:pPr>
        <w:shd w:val="clear" w:color="auto" w:fill="1F1F1F"/>
        <w:spacing w:after="0" w:line="285" w:lineRule="atLeast"/>
        <w:rPr>
          <w:rFonts w:ascii="Consolas" w:eastAsia="Times New Roman" w:hAnsi="Consolas" w:cs="Consolas"/>
          <w:color w:val="CCCCCC"/>
          <w:sz w:val="21"/>
          <w:szCs w:val="21"/>
          <w:lang w:eastAsia="es-MX"/>
        </w:rPr>
      </w:pPr>
      <w:r w:rsidRPr="00AF6C1E">
        <w:rPr>
          <w:rFonts w:ascii="Consolas" w:eastAsia="Times New Roman" w:hAnsi="Consolas" w:cs="Consolas"/>
          <w:color w:val="CCCCCC"/>
          <w:sz w:val="21"/>
          <w:szCs w:val="21"/>
          <w:lang w:eastAsia="es-MX"/>
        </w:rPr>
        <w:t xml:space="preserve">    </w:t>
      </w:r>
      <w:r w:rsidRPr="00AF6C1E">
        <w:rPr>
          <w:rFonts w:ascii="Consolas" w:eastAsia="Times New Roman" w:hAnsi="Consolas" w:cs="Consolas"/>
          <w:color w:val="D7BA7D"/>
          <w:sz w:val="21"/>
          <w:szCs w:val="21"/>
          <w:lang w:eastAsia="es-MX"/>
        </w:rPr>
        <w:t>.forniture</w:t>
      </w:r>
      <w:r w:rsidRPr="00AF6C1E">
        <w:rPr>
          <w:rFonts w:ascii="Consolas" w:eastAsia="Times New Roman" w:hAnsi="Consolas" w:cs="Consolas"/>
          <w:color w:val="CCCCCC"/>
          <w:sz w:val="21"/>
          <w:szCs w:val="21"/>
          <w:lang w:eastAsia="es-MX"/>
        </w:rPr>
        <w:t>{</w:t>
      </w:r>
    </w:p>
    <w:p w14:paraId="4117D91E" w14:textId="77777777" w:rsidR="00AF6C1E" w:rsidRPr="00AF6C1E" w:rsidRDefault="00AF6C1E" w:rsidP="00AF6C1E">
      <w:pPr>
        <w:shd w:val="clear" w:color="auto" w:fill="1F1F1F"/>
        <w:spacing w:after="0" w:line="285" w:lineRule="atLeast"/>
        <w:rPr>
          <w:rFonts w:ascii="Consolas" w:eastAsia="Times New Roman" w:hAnsi="Consolas" w:cs="Consolas"/>
          <w:color w:val="CCCCCC"/>
          <w:sz w:val="21"/>
          <w:szCs w:val="21"/>
          <w:lang w:eastAsia="es-MX"/>
        </w:rPr>
      </w:pPr>
      <w:r w:rsidRPr="00AF6C1E">
        <w:rPr>
          <w:rFonts w:ascii="Consolas" w:eastAsia="Times New Roman" w:hAnsi="Consolas" w:cs="Consolas"/>
          <w:color w:val="CCCCCC"/>
          <w:sz w:val="21"/>
          <w:szCs w:val="21"/>
          <w:lang w:eastAsia="es-MX"/>
        </w:rPr>
        <w:t xml:space="preserve">        </w:t>
      </w:r>
      <w:r w:rsidRPr="00AF6C1E">
        <w:rPr>
          <w:rFonts w:ascii="Consolas" w:eastAsia="Times New Roman" w:hAnsi="Consolas" w:cs="Consolas"/>
          <w:color w:val="C586C0"/>
          <w:sz w:val="21"/>
          <w:szCs w:val="21"/>
          <w:lang w:eastAsia="es-MX"/>
        </w:rPr>
        <w:t>@extend</w:t>
      </w:r>
      <w:r w:rsidRPr="00AF6C1E">
        <w:rPr>
          <w:rFonts w:ascii="Consolas" w:eastAsia="Times New Roman" w:hAnsi="Consolas" w:cs="Consolas"/>
          <w:color w:val="CCCCCC"/>
          <w:sz w:val="21"/>
          <w:szCs w:val="21"/>
          <w:lang w:eastAsia="es-MX"/>
        </w:rPr>
        <w:t xml:space="preserve"> </w:t>
      </w:r>
      <w:r w:rsidRPr="00AF6C1E">
        <w:rPr>
          <w:rFonts w:ascii="Consolas" w:eastAsia="Times New Roman" w:hAnsi="Consolas" w:cs="Consolas"/>
          <w:color w:val="D7BA7D"/>
          <w:sz w:val="21"/>
          <w:szCs w:val="21"/>
          <w:lang w:eastAsia="es-MX"/>
        </w:rPr>
        <w:t>.healthcare</w:t>
      </w:r>
      <w:r w:rsidRPr="00AF6C1E">
        <w:rPr>
          <w:rFonts w:ascii="Consolas" w:eastAsia="Times New Roman" w:hAnsi="Consolas" w:cs="Consolas"/>
          <w:color w:val="CCCCCC"/>
          <w:sz w:val="21"/>
          <w:szCs w:val="21"/>
          <w:lang w:eastAsia="es-MX"/>
        </w:rPr>
        <w:t>;</w:t>
      </w:r>
    </w:p>
    <w:p w14:paraId="4AF1196E" w14:textId="77777777" w:rsidR="00AF6C1E" w:rsidRPr="00AF6C1E" w:rsidRDefault="00AF6C1E" w:rsidP="00AF6C1E">
      <w:pPr>
        <w:shd w:val="clear" w:color="auto" w:fill="1F1F1F"/>
        <w:spacing w:after="0" w:line="285" w:lineRule="atLeast"/>
        <w:rPr>
          <w:rFonts w:ascii="Consolas" w:eastAsia="Times New Roman" w:hAnsi="Consolas" w:cs="Consolas"/>
          <w:color w:val="CCCCCC"/>
          <w:sz w:val="21"/>
          <w:szCs w:val="21"/>
          <w:lang w:eastAsia="es-MX"/>
        </w:rPr>
      </w:pPr>
      <w:r w:rsidRPr="00AF6C1E">
        <w:rPr>
          <w:rFonts w:ascii="Consolas" w:eastAsia="Times New Roman" w:hAnsi="Consolas" w:cs="Consolas"/>
          <w:color w:val="CCCCCC"/>
          <w:sz w:val="21"/>
          <w:szCs w:val="21"/>
          <w:lang w:eastAsia="es-MX"/>
        </w:rPr>
        <w:t>    }</w:t>
      </w:r>
    </w:p>
    <w:p w14:paraId="1E698062" w14:textId="77777777" w:rsidR="00AF6C1E" w:rsidRPr="00AF6C1E" w:rsidRDefault="00AF6C1E" w:rsidP="00AF6C1E">
      <w:pPr>
        <w:shd w:val="clear" w:color="auto" w:fill="1F1F1F"/>
        <w:spacing w:after="0" w:line="285" w:lineRule="atLeast"/>
        <w:rPr>
          <w:rFonts w:ascii="Consolas" w:eastAsia="Times New Roman" w:hAnsi="Consolas" w:cs="Consolas"/>
          <w:color w:val="CCCCCC"/>
          <w:sz w:val="21"/>
          <w:szCs w:val="21"/>
          <w:lang w:eastAsia="es-MX"/>
        </w:rPr>
      </w:pPr>
      <w:r w:rsidRPr="00AF6C1E">
        <w:rPr>
          <w:rFonts w:ascii="Consolas" w:eastAsia="Times New Roman" w:hAnsi="Consolas" w:cs="Consolas"/>
          <w:color w:val="CCCCCC"/>
          <w:sz w:val="21"/>
          <w:szCs w:val="21"/>
          <w:lang w:eastAsia="es-MX"/>
        </w:rPr>
        <w:t>}</w:t>
      </w:r>
    </w:p>
    <w:p w14:paraId="18234046" w14:textId="77777777" w:rsidR="00AF6C1E" w:rsidRDefault="00AF6C1E" w:rsidP="00680BC5">
      <w:pPr>
        <w:rPr>
          <w:b/>
          <w:bCs/>
          <w:u w:val="single"/>
        </w:rPr>
      </w:pPr>
    </w:p>
    <w:p w14:paraId="24530C3B" w14:textId="40181579" w:rsidR="00AF6C1E" w:rsidRDefault="00AF6C1E" w:rsidP="00680BC5">
      <w:pPr>
        <w:rPr>
          <w:u w:val="single"/>
        </w:rPr>
      </w:pPr>
      <w:r w:rsidRPr="006A0572">
        <w:rPr>
          <w:u w:val="single"/>
        </w:rPr>
        <w:t>La clase forniture estará heredando los estilos de la clase .healthcare</w:t>
      </w:r>
    </w:p>
    <w:p w14:paraId="56E084FC" w14:textId="2E7D8A3C" w:rsidR="006A0572" w:rsidRDefault="006A0572" w:rsidP="00680BC5">
      <w:pPr>
        <w:rPr>
          <w:b/>
          <w:bCs/>
          <w:u w:val="single"/>
        </w:rPr>
      </w:pPr>
      <w:r>
        <w:rPr>
          <w:b/>
          <w:bCs/>
          <w:u w:val="single"/>
        </w:rPr>
        <w:t>Qué es un mixin?</w:t>
      </w:r>
    </w:p>
    <w:p w14:paraId="510AE695" w14:textId="1B1E3ADC" w:rsidR="006A0572" w:rsidRDefault="006A0572" w:rsidP="00680BC5">
      <w:pPr>
        <w:rPr>
          <w:b/>
          <w:bCs/>
        </w:rPr>
      </w:pPr>
      <w:r w:rsidRPr="006A0572">
        <w:rPr>
          <w:b/>
          <w:bCs/>
        </w:rPr>
        <w:drawing>
          <wp:inline distT="0" distB="0" distL="0" distR="0" wp14:anchorId="75EA0E79" wp14:editId="2F3A3790">
            <wp:extent cx="3839111" cy="2105319"/>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9111" cy="2105319"/>
                    </a:xfrm>
                    <a:prstGeom prst="rect">
                      <a:avLst/>
                    </a:prstGeom>
                  </pic:spPr>
                </pic:pic>
              </a:graphicData>
            </a:graphic>
          </wp:inline>
        </w:drawing>
      </w:r>
      <w:r w:rsidR="006C2455" w:rsidRPr="006C2455">
        <w:rPr>
          <w:b/>
          <w:bCs/>
        </w:rPr>
        <w:drawing>
          <wp:inline distT="0" distB="0" distL="0" distR="0" wp14:anchorId="71C4D153" wp14:editId="269F6154">
            <wp:extent cx="3867690" cy="2638793"/>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7690" cy="2638793"/>
                    </a:xfrm>
                    <a:prstGeom prst="rect">
                      <a:avLst/>
                    </a:prstGeom>
                  </pic:spPr>
                </pic:pic>
              </a:graphicData>
            </a:graphic>
          </wp:inline>
        </w:drawing>
      </w:r>
    </w:p>
    <w:p w14:paraId="6CCFDE51" w14:textId="6B297230" w:rsidR="0005072B" w:rsidRDefault="0005072B" w:rsidP="00680BC5">
      <w:pPr>
        <w:rPr>
          <w:b/>
          <w:bCs/>
        </w:rPr>
      </w:pPr>
      <w:r w:rsidRPr="0005072B">
        <w:rPr>
          <w:b/>
          <w:bCs/>
        </w:rPr>
        <w:lastRenderedPageBreak/>
        <w:drawing>
          <wp:inline distT="0" distB="0" distL="0" distR="0" wp14:anchorId="300E7D25" wp14:editId="36E3D46D">
            <wp:extent cx="3839111" cy="2324424"/>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9111" cy="2324424"/>
                    </a:xfrm>
                    <a:prstGeom prst="rect">
                      <a:avLst/>
                    </a:prstGeom>
                  </pic:spPr>
                </pic:pic>
              </a:graphicData>
            </a:graphic>
          </wp:inline>
        </w:drawing>
      </w:r>
    </w:p>
    <w:p w14:paraId="17BA39F2" w14:textId="07C06FDA" w:rsidR="009164D2" w:rsidRDefault="009164D2" w:rsidP="00680BC5">
      <w:pPr>
        <w:rPr>
          <w:b/>
          <w:bCs/>
        </w:rPr>
      </w:pPr>
      <w:r w:rsidRPr="009164D2">
        <w:rPr>
          <w:b/>
          <w:bCs/>
        </w:rPr>
        <w:drawing>
          <wp:inline distT="0" distB="0" distL="0" distR="0" wp14:anchorId="7C8FBBA2" wp14:editId="311E33F5">
            <wp:extent cx="3943900" cy="26483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900" cy="2648320"/>
                    </a:xfrm>
                    <a:prstGeom prst="rect">
                      <a:avLst/>
                    </a:prstGeom>
                  </pic:spPr>
                </pic:pic>
              </a:graphicData>
            </a:graphic>
          </wp:inline>
        </w:drawing>
      </w:r>
    </w:p>
    <w:p w14:paraId="6688BCC2" w14:textId="77777777" w:rsidR="008819B1" w:rsidRPr="008819B1" w:rsidRDefault="008819B1" w:rsidP="008819B1">
      <w:pPr>
        <w:shd w:val="clear" w:color="auto" w:fill="24385B"/>
        <w:spacing w:after="0" w:line="240" w:lineRule="auto"/>
        <w:rPr>
          <w:rFonts w:ascii="Arial" w:eastAsia="Times New Roman" w:hAnsi="Arial" w:cs="Arial"/>
          <w:color w:val="EFF3F8"/>
          <w:sz w:val="21"/>
          <w:szCs w:val="21"/>
          <w:lang w:eastAsia="es-MX"/>
        </w:rPr>
      </w:pPr>
      <w:r w:rsidRPr="008819B1">
        <w:rPr>
          <w:rFonts w:ascii="Arial" w:eastAsia="Times New Roman" w:hAnsi="Arial" w:cs="Arial"/>
          <w:color w:val="EFF3F8"/>
          <w:sz w:val="21"/>
          <w:szCs w:val="21"/>
          <w:lang w:eastAsia="es-MX"/>
        </w:rPr>
        <w:t>Los @mixen aceptan también parámetros opcionales:</w:t>
      </w:r>
    </w:p>
    <w:p w14:paraId="26BE4F65" w14:textId="77777777" w:rsidR="008819B1" w:rsidRPr="008819B1" w:rsidRDefault="008819B1" w:rsidP="008819B1">
      <w:pPr>
        <w:shd w:val="clear" w:color="auto" w:fill="24385B"/>
        <w:spacing w:after="0" w:line="240" w:lineRule="auto"/>
        <w:rPr>
          <w:rFonts w:ascii="Arial" w:eastAsia="Times New Roman" w:hAnsi="Arial" w:cs="Arial"/>
          <w:color w:val="EFF3F8"/>
          <w:sz w:val="21"/>
          <w:szCs w:val="21"/>
          <w:lang w:eastAsia="es-MX"/>
        </w:rPr>
      </w:pPr>
      <w:r w:rsidRPr="008819B1">
        <w:rPr>
          <w:rFonts w:ascii="Arial" w:eastAsia="Times New Roman" w:hAnsi="Arial" w:cs="Arial"/>
          <w:color w:val="EFF3F8"/>
          <w:sz w:val="21"/>
          <w:szCs w:val="21"/>
          <w:lang w:eastAsia="es-MX"/>
        </w:rPr>
        <w:t>Simplemente, hay que asignarle el valor por defecto ( en mi caso null* )</w:t>
      </w:r>
    </w:p>
    <w:p w14:paraId="6DF8A543" w14:textId="77777777" w:rsidR="008819B1" w:rsidRPr="008819B1" w:rsidRDefault="008819B1" w:rsidP="008819B1">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8819B1">
        <w:rPr>
          <w:rFonts w:ascii="Courier New" w:eastAsia="Times New Roman" w:hAnsi="Courier New" w:cs="Courier New"/>
          <w:b/>
          <w:bCs/>
          <w:color w:val="F92672"/>
          <w:sz w:val="21"/>
          <w:szCs w:val="21"/>
          <w:shd w:val="clear" w:color="auto" w:fill="0C1633"/>
          <w:lang w:eastAsia="es-MX"/>
        </w:rPr>
        <w:t>@mixin</w:t>
      </w:r>
      <w:r w:rsidRPr="008819B1">
        <w:rPr>
          <w:rFonts w:ascii="Courier New" w:eastAsia="Times New Roman" w:hAnsi="Courier New" w:cs="Courier New"/>
          <w:color w:val="FFFFFF"/>
          <w:sz w:val="21"/>
          <w:szCs w:val="21"/>
          <w:shd w:val="clear" w:color="auto" w:fill="0C1633"/>
          <w:lang w:eastAsia="es-MX"/>
        </w:rPr>
        <w:t xml:space="preserve"> flexCenter(</w:t>
      </w:r>
      <w:r w:rsidRPr="008819B1">
        <w:rPr>
          <w:rFonts w:ascii="Courier New" w:eastAsia="Times New Roman" w:hAnsi="Courier New" w:cs="Courier New"/>
          <w:color w:val="A6E22E"/>
          <w:sz w:val="21"/>
          <w:szCs w:val="21"/>
          <w:shd w:val="clear" w:color="auto" w:fill="0C1633"/>
          <w:lang w:eastAsia="es-MX"/>
        </w:rPr>
        <w:t>$direction</w:t>
      </w:r>
      <w:r w:rsidRPr="008819B1">
        <w:rPr>
          <w:rFonts w:ascii="Courier New" w:eastAsia="Times New Roman" w:hAnsi="Courier New" w:cs="Courier New"/>
          <w:color w:val="FFFFFF"/>
          <w:sz w:val="21"/>
          <w:szCs w:val="21"/>
          <w:shd w:val="clear" w:color="auto" w:fill="0C1633"/>
          <w:lang w:eastAsia="es-MX"/>
        </w:rPr>
        <w:t xml:space="preserve">, </w:t>
      </w:r>
      <w:r w:rsidRPr="008819B1">
        <w:rPr>
          <w:rFonts w:ascii="Courier New" w:eastAsia="Times New Roman" w:hAnsi="Courier New" w:cs="Courier New"/>
          <w:color w:val="A6E22E"/>
          <w:sz w:val="21"/>
          <w:szCs w:val="21"/>
          <w:shd w:val="clear" w:color="auto" w:fill="0C1633"/>
          <w:lang w:eastAsia="es-MX"/>
        </w:rPr>
        <w:t>$content</w:t>
      </w:r>
      <w:r w:rsidRPr="008819B1">
        <w:rPr>
          <w:rFonts w:ascii="Courier New" w:eastAsia="Times New Roman" w:hAnsi="Courier New" w:cs="Courier New"/>
          <w:color w:val="FFFFFF"/>
          <w:sz w:val="21"/>
          <w:szCs w:val="21"/>
          <w:shd w:val="clear" w:color="auto" w:fill="0C1633"/>
          <w:lang w:eastAsia="es-MX"/>
        </w:rPr>
        <w:t xml:space="preserve">: null, </w:t>
      </w:r>
      <w:r w:rsidRPr="008819B1">
        <w:rPr>
          <w:rFonts w:ascii="Courier New" w:eastAsia="Times New Roman" w:hAnsi="Courier New" w:cs="Courier New"/>
          <w:color w:val="A6E22E"/>
          <w:sz w:val="21"/>
          <w:szCs w:val="21"/>
          <w:shd w:val="clear" w:color="auto" w:fill="0C1633"/>
          <w:lang w:eastAsia="es-MX"/>
        </w:rPr>
        <w:t>$align</w:t>
      </w:r>
      <w:r w:rsidRPr="008819B1">
        <w:rPr>
          <w:rFonts w:ascii="Courier New" w:eastAsia="Times New Roman" w:hAnsi="Courier New" w:cs="Courier New"/>
          <w:color w:val="FFFFFF"/>
          <w:sz w:val="21"/>
          <w:szCs w:val="21"/>
          <w:shd w:val="clear" w:color="auto" w:fill="0C1633"/>
          <w:lang w:eastAsia="es-MX"/>
        </w:rPr>
        <w:t>: null){</w:t>
      </w:r>
    </w:p>
    <w:p w14:paraId="76E8F7CB" w14:textId="77777777" w:rsidR="008819B1" w:rsidRPr="008819B1" w:rsidRDefault="008819B1" w:rsidP="008819B1">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8819B1">
        <w:rPr>
          <w:rFonts w:ascii="Courier New" w:eastAsia="Times New Roman" w:hAnsi="Courier New" w:cs="Courier New"/>
          <w:color w:val="FFFFFF"/>
          <w:sz w:val="21"/>
          <w:szCs w:val="21"/>
          <w:shd w:val="clear" w:color="auto" w:fill="0C1633"/>
          <w:lang w:eastAsia="es-MX"/>
        </w:rPr>
        <w:t xml:space="preserve">    </w:t>
      </w:r>
      <w:r w:rsidRPr="008819B1">
        <w:rPr>
          <w:rFonts w:ascii="Courier New" w:eastAsia="Times New Roman" w:hAnsi="Courier New" w:cs="Courier New"/>
          <w:color w:val="BF79DB"/>
          <w:sz w:val="21"/>
          <w:szCs w:val="21"/>
          <w:shd w:val="clear" w:color="auto" w:fill="0C1633"/>
          <w:lang w:eastAsia="es-MX"/>
        </w:rPr>
        <w:t>display</w:t>
      </w:r>
      <w:r w:rsidRPr="008819B1">
        <w:rPr>
          <w:rFonts w:ascii="Courier New" w:eastAsia="Times New Roman" w:hAnsi="Courier New" w:cs="Courier New"/>
          <w:color w:val="FFFFFF"/>
          <w:sz w:val="21"/>
          <w:szCs w:val="21"/>
          <w:shd w:val="clear" w:color="auto" w:fill="0C1633"/>
          <w:lang w:eastAsia="es-MX"/>
        </w:rPr>
        <w:t>: flex;</w:t>
      </w:r>
    </w:p>
    <w:p w14:paraId="62771BB5" w14:textId="77777777" w:rsidR="008819B1" w:rsidRPr="008819B1" w:rsidRDefault="008819B1" w:rsidP="008819B1">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8819B1">
        <w:rPr>
          <w:rFonts w:ascii="Courier New" w:eastAsia="Times New Roman" w:hAnsi="Courier New" w:cs="Courier New"/>
          <w:color w:val="FFFFFF"/>
          <w:sz w:val="21"/>
          <w:szCs w:val="21"/>
          <w:shd w:val="clear" w:color="auto" w:fill="0C1633"/>
          <w:lang w:eastAsia="es-MX"/>
        </w:rPr>
        <w:t xml:space="preserve">    </w:t>
      </w:r>
      <w:r w:rsidRPr="008819B1">
        <w:rPr>
          <w:rFonts w:ascii="Courier New" w:eastAsia="Times New Roman" w:hAnsi="Courier New" w:cs="Courier New"/>
          <w:color w:val="BF79DB"/>
          <w:sz w:val="21"/>
          <w:szCs w:val="21"/>
          <w:shd w:val="clear" w:color="auto" w:fill="0C1633"/>
          <w:lang w:eastAsia="es-MX"/>
        </w:rPr>
        <w:t>flex-direction</w:t>
      </w:r>
      <w:r w:rsidRPr="008819B1">
        <w:rPr>
          <w:rFonts w:ascii="Courier New" w:eastAsia="Times New Roman" w:hAnsi="Courier New" w:cs="Courier New"/>
          <w:color w:val="FFFFFF"/>
          <w:sz w:val="21"/>
          <w:szCs w:val="21"/>
          <w:shd w:val="clear" w:color="auto" w:fill="0C1633"/>
          <w:lang w:eastAsia="es-MX"/>
        </w:rPr>
        <w:t xml:space="preserve">: </w:t>
      </w:r>
      <w:r w:rsidRPr="008819B1">
        <w:rPr>
          <w:rFonts w:ascii="Courier New" w:eastAsia="Times New Roman" w:hAnsi="Courier New" w:cs="Courier New"/>
          <w:color w:val="A6E22E"/>
          <w:sz w:val="21"/>
          <w:szCs w:val="21"/>
          <w:shd w:val="clear" w:color="auto" w:fill="0C1633"/>
          <w:lang w:eastAsia="es-MX"/>
        </w:rPr>
        <w:t>$direction</w:t>
      </w:r>
      <w:r w:rsidRPr="008819B1">
        <w:rPr>
          <w:rFonts w:ascii="Courier New" w:eastAsia="Times New Roman" w:hAnsi="Courier New" w:cs="Courier New"/>
          <w:color w:val="FFFFFF"/>
          <w:sz w:val="21"/>
          <w:szCs w:val="21"/>
          <w:shd w:val="clear" w:color="auto" w:fill="0C1633"/>
          <w:lang w:eastAsia="es-MX"/>
        </w:rPr>
        <w:t>;</w:t>
      </w:r>
    </w:p>
    <w:p w14:paraId="0E6EDD6D" w14:textId="77777777" w:rsidR="008819B1" w:rsidRPr="008819B1" w:rsidRDefault="008819B1" w:rsidP="008819B1">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8819B1">
        <w:rPr>
          <w:rFonts w:ascii="Courier New" w:eastAsia="Times New Roman" w:hAnsi="Courier New" w:cs="Courier New"/>
          <w:color w:val="FFFFFF"/>
          <w:sz w:val="21"/>
          <w:szCs w:val="21"/>
          <w:shd w:val="clear" w:color="auto" w:fill="0C1633"/>
          <w:lang w:eastAsia="es-MX"/>
        </w:rPr>
        <w:t xml:space="preserve">    </w:t>
      </w:r>
      <w:r w:rsidRPr="008819B1">
        <w:rPr>
          <w:rFonts w:ascii="Courier New" w:eastAsia="Times New Roman" w:hAnsi="Courier New" w:cs="Courier New"/>
          <w:color w:val="BF79DB"/>
          <w:sz w:val="21"/>
          <w:szCs w:val="21"/>
          <w:shd w:val="clear" w:color="auto" w:fill="0C1633"/>
          <w:lang w:eastAsia="es-MX"/>
        </w:rPr>
        <w:t>justify-content</w:t>
      </w:r>
      <w:r w:rsidRPr="008819B1">
        <w:rPr>
          <w:rFonts w:ascii="Courier New" w:eastAsia="Times New Roman" w:hAnsi="Courier New" w:cs="Courier New"/>
          <w:color w:val="FFFFFF"/>
          <w:sz w:val="21"/>
          <w:szCs w:val="21"/>
          <w:shd w:val="clear" w:color="auto" w:fill="0C1633"/>
          <w:lang w:eastAsia="es-MX"/>
        </w:rPr>
        <w:t xml:space="preserve">: </w:t>
      </w:r>
      <w:r w:rsidRPr="008819B1">
        <w:rPr>
          <w:rFonts w:ascii="Courier New" w:eastAsia="Times New Roman" w:hAnsi="Courier New" w:cs="Courier New"/>
          <w:color w:val="A6E22E"/>
          <w:sz w:val="21"/>
          <w:szCs w:val="21"/>
          <w:shd w:val="clear" w:color="auto" w:fill="0C1633"/>
          <w:lang w:eastAsia="es-MX"/>
        </w:rPr>
        <w:t>$content</w:t>
      </w:r>
      <w:r w:rsidRPr="008819B1">
        <w:rPr>
          <w:rFonts w:ascii="Courier New" w:eastAsia="Times New Roman" w:hAnsi="Courier New" w:cs="Courier New"/>
          <w:color w:val="FFFFFF"/>
          <w:sz w:val="21"/>
          <w:szCs w:val="21"/>
          <w:shd w:val="clear" w:color="auto" w:fill="0C1633"/>
          <w:lang w:eastAsia="es-MX"/>
        </w:rPr>
        <w:t>;</w:t>
      </w:r>
    </w:p>
    <w:p w14:paraId="4E315CF0" w14:textId="77777777" w:rsidR="008819B1" w:rsidRPr="008819B1" w:rsidRDefault="008819B1" w:rsidP="008819B1">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8819B1">
        <w:rPr>
          <w:rFonts w:ascii="Courier New" w:eastAsia="Times New Roman" w:hAnsi="Courier New" w:cs="Courier New"/>
          <w:color w:val="FFFFFF"/>
          <w:sz w:val="21"/>
          <w:szCs w:val="21"/>
          <w:shd w:val="clear" w:color="auto" w:fill="0C1633"/>
          <w:lang w:eastAsia="es-MX"/>
        </w:rPr>
        <w:t xml:space="preserve">    </w:t>
      </w:r>
      <w:r w:rsidRPr="008819B1">
        <w:rPr>
          <w:rFonts w:ascii="Courier New" w:eastAsia="Times New Roman" w:hAnsi="Courier New" w:cs="Courier New"/>
          <w:color w:val="BF79DB"/>
          <w:sz w:val="21"/>
          <w:szCs w:val="21"/>
          <w:shd w:val="clear" w:color="auto" w:fill="0C1633"/>
          <w:lang w:eastAsia="es-MX"/>
        </w:rPr>
        <w:t>align-items</w:t>
      </w:r>
      <w:r w:rsidRPr="008819B1">
        <w:rPr>
          <w:rFonts w:ascii="Courier New" w:eastAsia="Times New Roman" w:hAnsi="Courier New" w:cs="Courier New"/>
          <w:color w:val="FFFFFF"/>
          <w:sz w:val="21"/>
          <w:szCs w:val="21"/>
          <w:shd w:val="clear" w:color="auto" w:fill="0C1633"/>
          <w:lang w:eastAsia="es-MX"/>
        </w:rPr>
        <w:t xml:space="preserve">: </w:t>
      </w:r>
      <w:r w:rsidRPr="008819B1">
        <w:rPr>
          <w:rFonts w:ascii="Courier New" w:eastAsia="Times New Roman" w:hAnsi="Courier New" w:cs="Courier New"/>
          <w:color w:val="A6E22E"/>
          <w:sz w:val="21"/>
          <w:szCs w:val="21"/>
          <w:shd w:val="clear" w:color="auto" w:fill="0C1633"/>
          <w:lang w:eastAsia="es-MX"/>
        </w:rPr>
        <w:t>$align</w:t>
      </w:r>
      <w:r w:rsidRPr="008819B1">
        <w:rPr>
          <w:rFonts w:ascii="Courier New" w:eastAsia="Times New Roman" w:hAnsi="Courier New" w:cs="Courier New"/>
          <w:color w:val="FFFFFF"/>
          <w:sz w:val="21"/>
          <w:szCs w:val="21"/>
          <w:shd w:val="clear" w:color="auto" w:fill="0C1633"/>
          <w:lang w:eastAsia="es-MX"/>
        </w:rPr>
        <w:t>;</w:t>
      </w:r>
    </w:p>
    <w:p w14:paraId="56C741D2" w14:textId="77777777" w:rsidR="008819B1" w:rsidRPr="008819B1" w:rsidRDefault="008819B1" w:rsidP="008819B1">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8819B1">
        <w:rPr>
          <w:rFonts w:ascii="Courier New" w:eastAsia="Times New Roman" w:hAnsi="Courier New" w:cs="Courier New"/>
          <w:color w:val="FFFFFF"/>
          <w:sz w:val="21"/>
          <w:szCs w:val="21"/>
          <w:shd w:val="clear" w:color="auto" w:fill="0C1633"/>
          <w:lang w:eastAsia="es-MX"/>
        </w:rPr>
        <w:t>}</w:t>
      </w:r>
    </w:p>
    <w:p w14:paraId="3534FEF0" w14:textId="77777777" w:rsidR="008819B1" w:rsidRPr="008819B1" w:rsidRDefault="008819B1" w:rsidP="008819B1">
      <w:pPr>
        <w:shd w:val="clear" w:color="auto" w:fill="24385B"/>
        <w:spacing w:after="0" w:line="240" w:lineRule="auto"/>
        <w:rPr>
          <w:rFonts w:ascii="Arial" w:eastAsia="Times New Roman" w:hAnsi="Arial" w:cs="Arial"/>
          <w:color w:val="EFF3F8"/>
          <w:sz w:val="21"/>
          <w:szCs w:val="21"/>
          <w:lang w:eastAsia="es-MX"/>
        </w:rPr>
      </w:pPr>
      <w:r w:rsidRPr="008819B1">
        <w:rPr>
          <w:rFonts w:ascii="Arial" w:eastAsia="Times New Roman" w:hAnsi="Arial" w:cs="Arial"/>
          <w:color w:val="EFF3F8"/>
          <w:sz w:val="21"/>
          <w:szCs w:val="21"/>
          <w:lang w:eastAsia="es-MX"/>
        </w:rPr>
        <w:t>y luego pueden usar, sin especificar ese parámetro:</w:t>
      </w:r>
    </w:p>
    <w:p w14:paraId="4D251B5F" w14:textId="77777777" w:rsidR="008819B1" w:rsidRPr="008819B1" w:rsidRDefault="008819B1" w:rsidP="008819B1">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8819B1">
        <w:rPr>
          <w:rFonts w:ascii="Courier New" w:eastAsia="Times New Roman" w:hAnsi="Courier New" w:cs="Courier New"/>
          <w:color w:val="FFFFFF"/>
          <w:sz w:val="21"/>
          <w:szCs w:val="21"/>
          <w:shd w:val="clear" w:color="auto" w:fill="0C1633"/>
          <w:lang w:eastAsia="es-MX"/>
        </w:rPr>
        <w:t>@</w:t>
      </w:r>
      <w:r w:rsidRPr="008819B1">
        <w:rPr>
          <w:rFonts w:ascii="Courier New" w:eastAsia="Times New Roman" w:hAnsi="Courier New" w:cs="Courier New"/>
          <w:b/>
          <w:bCs/>
          <w:color w:val="F92672"/>
          <w:sz w:val="21"/>
          <w:szCs w:val="21"/>
          <w:shd w:val="clear" w:color="auto" w:fill="0C1633"/>
          <w:lang w:eastAsia="es-MX"/>
        </w:rPr>
        <w:t>include</w:t>
      </w:r>
      <w:r w:rsidRPr="008819B1">
        <w:rPr>
          <w:rFonts w:ascii="Courier New" w:eastAsia="Times New Roman" w:hAnsi="Courier New" w:cs="Courier New"/>
          <w:color w:val="FFFFFF"/>
          <w:sz w:val="21"/>
          <w:szCs w:val="21"/>
          <w:shd w:val="clear" w:color="auto" w:fill="0C1633"/>
          <w:lang w:eastAsia="es-MX"/>
        </w:rPr>
        <w:t xml:space="preserve"> flexCenter(row, space-between, center);</w:t>
      </w:r>
    </w:p>
    <w:p w14:paraId="2397F1B7" w14:textId="77777777" w:rsidR="008819B1" w:rsidRPr="008819B1" w:rsidRDefault="008819B1" w:rsidP="008819B1">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8819B1">
        <w:rPr>
          <w:rFonts w:ascii="Courier New" w:eastAsia="Times New Roman" w:hAnsi="Courier New" w:cs="Courier New"/>
          <w:color w:val="FFFFFF"/>
          <w:sz w:val="21"/>
          <w:szCs w:val="21"/>
          <w:shd w:val="clear" w:color="auto" w:fill="0C1633"/>
          <w:lang w:eastAsia="es-MX"/>
        </w:rPr>
        <w:t>@</w:t>
      </w:r>
      <w:r w:rsidRPr="008819B1">
        <w:rPr>
          <w:rFonts w:ascii="Courier New" w:eastAsia="Times New Roman" w:hAnsi="Courier New" w:cs="Courier New"/>
          <w:b/>
          <w:bCs/>
          <w:color w:val="F92672"/>
          <w:sz w:val="21"/>
          <w:szCs w:val="21"/>
          <w:shd w:val="clear" w:color="auto" w:fill="0C1633"/>
          <w:lang w:eastAsia="es-MX"/>
        </w:rPr>
        <w:t>include</w:t>
      </w:r>
      <w:r w:rsidRPr="008819B1">
        <w:rPr>
          <w:rFonts w:ascii="Courier New" w:eastAsia="Times New Roman" w:hAnsi="Courier New" w:cs="Courier New"/>
          <w:color w:val="FFFFFF"/>
          <w:sz w:val="21"/>
          <w:szCs w:val="21"/>
          <w:shd w:val="clear" w:color="auto" w:fill="0C1633"/>
          <w:lang w:eastAsia="es-MX"/>
        </w:rPr>
        <w:t xml:space="preserve"> flexCenter(column, space-around);</w:t>
      </w:r>
    </w:p>
    <w:p w14:paraId="1720CA08" w14:textId="77777777" w:rsidR="008819B1" w:rsidRPr="008819B1" w:rsidRDefault="008819B1" w:rsidP="008819B1">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MX"/>
        </w:rPr>
      </w:pPr>
      <w:r w:rsidRPr="008819B1">
        <w:rPr>
          <w:rFonts w:ascii="Courier New" w:eastAsia="Times New Roman" w:hAnsi="Courier New" w:cs="Courier New"/>
          <w:color w:val="FFFFFF"/>
          <w:sz w:val="21"/>
          <w:szCs w:val="21"/>
          <w:shd w:val="clear" w:color="auto" w:fill="0C1633"/>
          <w:lang w:eastAsia="es-MX"/>
        </w:rPr>
        <w:t>@</w:t>
      </w:r>
      <w:r w:rsidRPr="008819B1">
        <w:rPr>
          <w:rFonts w:ascii="Courier New" w:eastAsia="Times New Roman" w:hAnsi="Courier New" w:cs="Courier New"/>
          <w:b/>
          <w:bCs/>
          <w:color w:val="F92672"/>
          <w:sz w:val="21"/>
          <w:szCs w:val="21"/>
          <w:shd w:val="clear" w:color="auto" w:fill="0C1633"/>
          <w:lang w:eastAsia="es-MX"/>
        </w:rPr>
        <w:t>include</w:t>
      </w:r>
      <w:r w:rsidRPr="008819B1">
        <w:rPr>
          <w:rFonts w:ascii="Courier New" w:eastAsia="Times New Roman" w:hAnsi="Courier New" w:cs="Courier New"/>
          <w:color w:val="FFFFFF"/>
          <w:sz w:val="21"/>
          <w:szCs w:val="21"/>
          <w:shd w:val="clear" w:color="auto" w:fill="0C1633"/>
          <w:lang w:eastAsia="es-MX"/>
        </w:rPr>
        <w:t xml:space="preserve"> flexCenter(column);</w:t>
      </w:r>
    </w:p>
    <w:p w14:paraId="7E37A39F" w14:textId="77777777" w:rsidR="008819B1" w:rsidRDefault="008819B1" w:rsidP="00680BC5">
      <w:pPr>
        <w:rPr>
          <w:b/>
          <w:bCs/>
        </w:rPr>
      </w:pPr>
    </w:p>
    <w:p w14:paraId="51C645EA" w14:textId="5018AF1F" w:rsidR="00210C1F" w:rsidRDefault="00210C1F" w:rsidP="00680BC5">
      <w:pPr>
        <w:rPr>
          <w:b/>
          <w:bCs/>
        </w:rPr>
      </w:pPr>
      <w:r>
        <w:rPr>
          <w:b/>
          <w:bCs/>
        </w:rPr>
        <w:t>Funciones</w:t>
      </w:r>
    </w:p>
    <w:p w14:paraId="4D28BAAC" w14:textId="023242DF" w:rsidR="00206746" w:rsidRDefault="00206746" w:rsidP="00680BC5">
      <w:pPr>
        <w:rPr>
          <w:b/>
          <w:bCs/>
        </w:rPr>
      </w:pPr>
      <w:r w:rsidRPr="00206746">
        <w:rPr>
          <w:b/>
          <w:bCs/>
        </w:rPr>
        <w:lastRenderedPageBreak/>
        <w:drawing>
          <wp:inline distT="0" distB="0" distL="0" distR="0" wp14:anchorId="5D3C1BC8" wp14:editId="6602BF64">
            <wp:extent cx="3791479" cy="219105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1479" cy="2191056"/>
                    </a:xfrm>
                    <a:prstGeom prst="rect">
                      <a:avLst/>
                    </a:prstGeom>
                  </pic:spPr>
                </pic:pic>
              </a:graphicData>
            </a:graphic>
          </wp:inline>
        </w:drawing>
      </w:r>
    </w:p>
    <w:p w14:paraId="3B129F43" w14:textId="24425242" w:rsidR="00206746" w:rsidRDefault="00206746" w:rsidP="00680BC5">
      <w:pPr>
        <w:rPr>
          <w:b/>
          <w:bCs/>
        </w:rPr>
      </w:pPr>
      <w:r w:rsidRPr="00206746">
        <w:rPr>
          <w:b/>
          <w:bCs/>
        </w:rPr>
        <w:drawing>
          <wp:inline distT="0" distB="0" distL="0" distR="0" wp14:anchorId="1F5A6D98" wp14:editId="6B2B1BDC">
            <wp:extent cx="3953427" cy="3029373"/>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3427" cy="3029373"/>
                    </a:xfrm>
                    <a:prstGeom prst="rect">
                      <a:avLst/>
                    </a:prstGeom>
                  </pic:spPr>
                </pic:pic>
              </a:graphicData>
            </a:graphic>
          </wp:inline>
        </w:drawing>
      </w:r>
    </w:p>
    <w:p w14:paraId="67FA83C9" w14:textId="662A5EF5" w:rsidR="00206746" w:rsidRDefault="003F6841" w:rsidP="00680BC5">
      <w:pPr>
        <w:rPr>
          <w:b/>
          <w:bCs/>
        </w:rPr>
      </w:pPr>
      <w:r w:rsidRPr="003F6841">
        <w:rPr>
          <w:b/>
          <w:bCs/>
        </w:rPr>
        <w:drawing>
          <wp:inline distT="0" distB="0" distL="0" distR="0" wp14:anchorId="0289D066" wp14:editId="7C0C820A">
            <wp:extent cx="3858163" cy="2610214"/>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8163" cy="2610214"/>
                    </a:xfrm>
                    <a:prstGeom prst="rect">
                      <a:avLst/>
                    </a:prstGeom>
                  </pic:spPr>
                </pic:pic>
              </a:graphicData>
            </a:graphic>
          </wp:inline>
        </w:drawing>
      </w:r>
    </w:p>
    <w:p w14:paraId="0810296E" w14:textId="61E646F0" w:rsidR="000614DF" w:rsidRDefault="000614DF" w:rsidP="00680BC5">
      <w:pPr>
        <w:rPr>
          <w:b/>
          <w:bCs/>
        </w:rPr>
      </w:pPr>
      <w:r w:rsidRPr="000614DF">
        <w:rPr>
          <w:b/>
          <w:bCs/>
        </w:rPr>
        <w:lastRenderedPageBreak/>
        <w:drawing>
          <wp:inline distT="0" distB="0" distL="0" distR="0" wp14:anchorId="5A3C5654" wp14:editId="57C8B8FE">
            <wp:extent cx="3496163" cy="2353003"/>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6163" cy="2353003"/>
                    </a:xfrm>
                    <a:prstGeom prst="rect">
                      <a:avLst/>
                    </a:prstGeom>
                  </pic:spPr>
                </pic:pic>
              </a:graphicData>
            </a:graphic>
          </wp:inline>
        </w:drawing>
      </w:r>
    </w:p>
    <w:p w14:paraId="076C68DA" w14:textId="7B8E6E46" w:rsidR="00A43768" w:rsidRDefault="00A43768" w:rsidP="00680BC5">
      <w:pPr>
        <w:rPr>
          <w:b/>
          <w:bCs/>
        </w:rPr>
      </w:pPr>
      <w:r w:rsidRPr="00A43768">
        <w:rPr>
          <w:b/>
          <w:bCs/>
        </w:rPr>
        <w:drawing>
          <wp:inline distT="0" distB="0" distL="0" distR="0" wp14:anchorId="22296ADE" wp14:editId="29F58ECE">
            <wp:extent cx="3734321" cy="233395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34321" cy="2333951"/>
                    </a:xfrm>
                    <a:prstGeom prst="rect">
                      <a:avLst/>
                    </a:prstGeom>
                  </pic:spPr>
                </pic:pic>
              </a:graphicData>
            </a:graphic>
          </wp:inline>
        </w:drawing>
      </w:r>
    </w:p>
    <w:p w14:paraId="248539D3" w14:textId="2C03F359" w:rsidR="00A43768" w:rsidRDefault="00A43768" w:rsidP="00680BC5">
      <w:pPr>
        <w:rPr>
          <w:b/>
          <w:bCs/>
        </w:rPr>
      </w:pPr>
      <w:r w:rsidRPr="00A43768">
        <w:rPr>
          <w:b/>
          <w:bCs/>
        </w:rPr>
        <w:drawing>
          <wp:inline distT="0" distB="0" distL="0" distR="0" wp14:anchorId="2E9B6C9C" wp14:editId="1BA256E5">
            <wp:extent cx="3791479" cy="26483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1479" cy="2648320"/>
                    </a:xfrm>
                    <a:prstGeom prst="rect">
                      <a:avLst/>
                    </a:prstGeom>
                  </pic:spPr>
                </pic:pic>
              </a:graphicData>
            </a:graphic>
          </wp:inline>
        </w:drawing>
      </w:r>
    </w:p>
    <w:p w14:paraId="3F48344B" w14:textId="77777777" w:rsidR="00210C1F" w:rsidRPr="006A0572" w:rsidRDefault="00210C1F" w:rsidP="00680BC5">
      <w:pPr>
        <w:rPr>
          <w:b/>
          <w:bCs/>
        </w:rPr>
      </w:pPr>
    </w:p>
    <w:sectPr w:rsidR="00210C1F" w:rsidRPr="006A057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C15C7"/>
    <w:multiLevelType w:val="multilevel"/>
    <w:tmpl w:val="7254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3E37C1"/>
    <w:multiLevelType w:val="multilevel"/>
    <w:tmpl w:val="3D52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AC6CFF"/>
    <w:multiLevelType w:val="multilevel"/>
    <w:tmpl w:val="7F24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A12CCC"/>
    <w:multiLevelType w:val="multilevel"/>
    <w:tmpl w:val="846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393F1B"/>
    <w:multiLevelType w:val="multilevel"/>
    <w:tmpl w:val="5EB4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F3C"/>
    <w:rsid w:val="0005072B"/>
    <w:rsid w:val="00054063"/>
    <w:rsid w:val="000614DF"/>
    <w:rsid w:val="000E0654"/>
    <w:rsid w:val="001C0AFE"/>
    <w:rsid w:val="001C4E1D"/>
    <w:rsid w:val="00206746"/>
    <w:rsid w:val="00210C1F"/>
    <w:rsid w:val="002966ED"/>
    <w:rsid w:val="002B4FBA"/>
    <w:rsid w:val="002F13A6"/>
    <w:rsid w:val="003235AB"/>
    <w:rsid w:val="00342507"/>
    <w:rsid w:val="003B20DB"/>
    <w:rsid w:val="003F6841"/>
    <w:rsid w:val="004A31F7"/>
    <w:rsid w:val="004B1CB1"/>
    <w:rsid w:val="004D23A6"/>
    <w:rsid w:val="004E6801"/>
    <w:rsid w:val="005519DB"/>
    <w:rsid w:val="00553108"/>
    <w:rsid w:val="00575527"/>
    <w:rsid w:val="005C0598"/>
    <w:rsid w:val="005E4242"/>
    <w:rsid w:val="005E5359"/>
    <w:rsid w:val="00665C45"/>
    <w:rsid w:val="00680BC5"/>
    <w:rsid w:val="006A0572"/>
    <w:rsid w:val="006C2455"/>
    <w:rsid w:val="006D1879"/>
    <w:rsid w:val="00701316"/>
    <w:rsid w:val="00716C80"/>
    <w:rsid w:val="00764438"/>
    <w:rsid w:val="007A5C94"/>
    <w:rsid w:val="007C2C14"/>
    <w:rsid w:val="008100CD"/>
    <w:rsid w:val="00852343"/>
    <w:rsid w:val="00871A5E"/>
    <w:rsid w:val="00876ABA"/>
    <w:rsid w:val="00880F3C"/>
    <w:rsid w:val="008819B1"/>
    <w:rsid w:val="008D7246"/>
    <w:rsid w:val="00903494"/>
    <w:rsid w:val="009164D2"/>
    <w:rsid w:val="00954D81"/>
    <w:rsid w:val="00A114AC"/>
    <w:rsid w:val="00A2712F"/>
    <w:rsid w:val="00A37C03"/>
    <w:rsid w:val="00A41454"/>
    <w:rsid w:val="00A43768"/>
    <w:rsid w:val="00A77FF8"/>
    <w:rsid w:val="00AB32C6"/>
    <w:rsid w:val="00AF6C1E"/>
    <w:rsid w:val="00B476CF"/>
    <w:rsid w:val="00BE1ABF"/>
    <w:rsid w:val="00C3320F"/>
    <w:rsid w:val="00C55E13"/>
    <w:rsid w:val="00CA5542"/>
    <w:rsid w:val="00CF23FD"/>
    <w:rsid w:val="00D715EF"/>
    <w:rsid w:val="00DC7046"/>
    <w:rsid w:val="00EF576B"/>
    <w:rsid w:val="00F74314"/>
    <w:rsid w:val="00FE68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0EFD"/>
  <w15:chartTrackingRefBased/>
  <w15:docId w15:val="{E7F5F4B5-B8FA-409B-BA65-B2CDF468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23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2B4FBA"/>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B4FBA"/>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2B4FB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2B4FBA"/>
    <w:rPr>
      <w:b/>
      <w:bCs/>
    </w:rPr>
  </w:style>
  <w:style w:type="character" w:styleId="CdigoHTML">
    <w:name w:val="HTML Code"/>
    <w:basedOn w:val="Fuentedeprrafopredeter"/>
    <w:uiPriority w:val="99"/>
    <w:semiHidden/>
    <w:unhideWhenUsed/>
    <w:rsid w:val="002B4FB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29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966ED"/>
    <w:rPr>
      <w:rFonts w:ascii="Courier New" w:eastAsia="Times New Roman" w:hAnsi="Courier New" w:cs="Courier New"/>
      <w:sz w:val="20"/>
      <w:szCs w:val="20"/>
      <w:lang w:eastAsia="es-MX"/>
    </w:rPr>
  </w:style>
  <w:style w:type="character" w:customStyle="1" w:styleId="Ttulo1Car">
    <w:name w:val="Título 1 Car"/>
    <w:basedOn w:val="Fuentedeprrafopredeter"/>
    <w:link w:val="Ttulo1"/>
    <w:uiPriority w:val="9"/>
    <w:rsid w:val="00CF23FD"/>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CF23FD"/>
    <w:rPr>
      <w:color w:val="0000FF"/>
      <w:u w:val="single"/>
    </w:rPr>
  </w:style>
  <w:style w:type="character" w:styleId="nfasis">
    <w:name w:val="Emphasis"/>
    <w:basedOn w:val="Fuentedeprrafopredeter"/>
    <w:uiPriority w:val="20"/>
    <w:qFormat/>
    <w:rsid w:val="00054063"/>
    <w:rPr>
      <w:i/>
      <w:iCs/>
    </w:rPr>
  </w:style>
  <w:style w:type="character" w:styleId="Mencinsinresolver">
    <w:name w:val="Unresolved Mention"/>
    <w:basedOn w:val="Fuentedeprrafopredeter"/>
    <w:uiPriority w:val="99"/>
    <w:semiHidden/>
    <w:unhideWhenUsed/>
    <w:rsid w:val="00AB32C6"/>
    <w:rPr>
      <w:color w:val="605E5C"/>
      <w:shd w:val="clear" w:color="auto" w:fill="E1DFDD"/>
    </w:rPr>
  </w:style>
  <w:style w:type="character" w:customStyle="1" w:styleId="hljs-keyword">
    <w:name w:val="hljs-keyword"/>
    <w:basedOn w:val="Fuentedeprrafopredeter"/>
    <w:rsid w:val="00EF576B"/>
  </w:style>
  <w:style w:type="character" w:customStyle="1" w:styleId="hljs-builtin">
    <w:name w:val="hljs-built_in"/>
    <w:basedOn w:val="Fuentedeprrafopredeter"/>
    <w:rsid w:val="00EF576B"/>
  </w:style>
  <w:style w:type="character" w:customStyle="1" w:styleId="hljs-string">
    <w:name w:val="hljs-string"/>
    <w:basedOn w:val="Fuentedeprrafopredeter"/>
    <w:rsid w:val="00EF576B"/>
  </w:style>
  <w:style w:type="character" w:customStyle="1" w:styleId="hljs-selector-class">
    <w:name w:val="hljs-selector-class"/>
    <w:basedOn w:val="Fuentedeprrafopredeter"/>
    <w:rsid w:val="00EF576B"/>
  </w:style>
  <w:style w:type="character" w:customStyle="1" w:styleId="hljs-attribute">
    <w:name w:val="hljs-attribute"/>
    <w:basedOn w:val="Fuentedeprrafopredeter"/>
    <w:rsid w:val="00EF576B"/>
  </w:style>
  <w:style w:type="character" w:customStyle="1" w:styleId="hljs-number">
    <w:name w:val="hljs-number"/>
    <w:basedOn w:val="Fuentedeprrafopredeter"/>
    <w:rsid w:val="00EF576B"/>
  </w:style>
  <w:style w:type="character" w:customStyle="1" w:styleId="hljs-variable">
    <w:name w:val="hljs-variable"/>
    <w:basedOn w:val="Fuentedeprrafopredeter"/>
    <w:rsid w:val="008819B1"/>
  </w:style>
  <w:style w:type="character" w:customStyle="1" w:styleId="hljs-constructor">
    <w:name w:val="hljs-constructor"/>
    <w:basedOn w:val="Fuentedeprrafopredeter"/>
    <w:rsid w:val="008819B1"/>
  </w:style>
  <w:style w:type="character" w:customStyle="1" w:styleId="hljs-params">
    <w:name w:val="hljs-params"/>
    <w:basedOn w:val="Fuentedeprrafopredeter"/>
    <w:rsid w:val="00881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7347">
      <w:bodyDiv w:val="1"/>
      <w:marLeft w:val="0"/>
      <w:marRight w:val="0"/>
      <w:marTop w:val="0"/>
      <w:marBottom w:val="0"/>
      <w:divBdr>
        <w:top w:val="none" w:sz="0" w:space="0" w:color="auto"/>
        <w:left w:val="none" w:sz="0" w:space="0" w:color="auto"/>
        <w:bottom w:val="none" w:sz="0" w:space="0" w:color="auto"/>
        <w:right w:val="none" w:sz="0" w:space="0" w:color="auto"/>
      </w:divBdr>
    </w:div>
    <w:div w:id="176233944">
      <w:bodyDiv w:val="1"/>
      <w:marLeft w:val="0"/>
      <w:marRight w:val="0"/>
      <w:marTop w:val="0"/>
      <w:marBottom w:val="0"/>
      <w:divBdr>
        <w:top w:val="none" w:sz="0" w:space="0" w:color="auto"/>
        <w:left w:val="none" w:sz="0" w:space="0" w:color="auto"/>
        <w:bottom w:val="none" w:sz="0" w:space="0" w:color="auto"/>
        <w:right w:val="none" w:sz="0" w:space="0" w:color="auto"/>
      </w:divBdr>
    </w:div>
    <w:div w:id="259342297">
      <w:bodyDiv w:val="1"/>
      <w:marLeft w:val="0"/>
      <w:marRight w:val="0"/>
      <w:marTop w:val="0"/>
      <w:marBottom w:val="0"/>
      <w:divBdr>
        <w:top w:val="none" w:sz="0" w:space="0" w:color="auto"/>
        <w:left w:val="none" w:sz="0" w:space="0" w:color="auto"/>
        <w:bottom w:val="none" w:sz="0" w:space="0" w:color="auto"/>
        <w:right w:val="none" w:sz="0" w:space="0" w:color="auto"/>
      </w:divBdr>
    </w:div>
    <w:div w:id="443354430">
      <w:bodyDiv w:val="1"/>
      <w:marLeft w:val="0"/>
      <w:marRight w:val="0"/>
      <w:marTop w:val="0"/>
      <w:marBottom w:val="0"/>
      <w:divBdr>
        <w:top w:val="none" w:sz="0" w:space="0" w:color="auto"/>
        <w:left w:val="none" w:sz="0" w:space="0" w:color="auto"/>
        <w:bottom w:val="none" w:sz="0" w:space="0" w:color="auto"/>
        <w:right w:val="none" w:sz="0" w:space="0" w:color="auto"/>
      </w:divBdr>
    </w:div>
    <w:div w:id="448820560">
      <w:bodyDiv w:val="1"/>
      <w:marLeft w:val="0"/>
      <w:marRight w:val="0"/>
      <w:marTop w:val="0"/>
      <w:marBottom w:val="0"/>
      <w:divBdr>
        <w:top w:val="none" w:sz="0" w:space="0" w:color="auto"/>
        <w:left w:val="none" w:sz="0" w:space="0" w:color="auto"/>
        <w:bottom w:val="none" w:sz="0" w:space="0" w:color="auto"/>
        <w:right w:val="none" w:sz="0" w:space="0" w:color="auto"/>
      </w:divBdr>
    </w:div>
    <w:div w:id="550655313">
      <w:bodyDiv w:val="1"/>
      <w:marLeft w:val="0"/>
      <w:marRight w:val="0"/>
      <w:marTop w:val="0"/>
      <w:marBottom w:val="0"/>
      <w:divBdr>
        <w:top w:val="none" w:sz="0" w:space="0" w:color="auto"/>
        <w:left w:val="none" w:sz="0" w:space="0" w:color="auto"/>
        <w:bottom w:val="none" w:sz="0" w:space="0" w:color="auto"/>
        <w:right w:val="none" w:sz="0" w:space="0" w:color="auto"/>
      </w:divBdr>
    </w:div>
    <w:div w:id="593054691">
      <w:bodyDiv w:val="1"/>
      <w:marLeft w:val="0"/>
      <w:marRight w:val="0"/>
      <w:marTop w:val="0"/>
      <w:marBottom w:val="0"/>
      <w:divBdr>
        <w:top w:val="none" w:sz="0" w:space="0" w:color="auto"/>
        <w:left w:val="none" w:sz="0" w:space="0" w:color="auto"/>
        <w:bottom w:val="none" w:sz="0" w:space="0" w:color="auto"/>
        <w:right w:val="none" w:sz="0" w:space="0" w:color="auto"/>
      </w:divBdr>
    </w:div>
    <w:div w:id="621768211">
      <w:bodyDiv w:val="1"/>
      <w:marLeft w:val="0"/>
      <w:marRight w:val="0"/>
      <w:marTop w:val="0"/>
      <w:marBottom w:val="0"/>
      <w:divBdr>
        <w:top w:val="none" w:sz="0" w:space="0" w:color="auto"/>
        <w:left w:val="none" w:sz="0" w:space="0" w:color="auto"/>
        <w:bottom w:val="none" w:sz="0" w:space="0" w:color="auto"/>
        <w:right w:val="none" w:sz="0" w:space="0" w:color="auto"/>
      </w:divBdr>
    </w:div>
    <w:div w:id="902447792">
      <w:bodyDiv w:val="1"/>
      <w:marLeft w:val="0"/>
      <w:marRight w:val="0"/>
      <w:marTop w:val="0"/>
      <w:marBottom w:val="0"/>
      <w:divBdr>
        <w:top w:val="none" w:sz="0" w:space="0" w:color="auto"/>
        <w:left w:val="none" w:sz="0" w:space="0" w:color="auto"/>
        <w:bottom w:val="none" w:sz="0" w:space="0" w:color="auto"/>
        <w:right w:val="none" w:sz="0" w:space="0" w:color="auto"/>
      </w:divBdr>
    </w:div>
    <w:div w:id="976647484">
      <w:bodyDiv w:val="1"/>
      <w:marLeft w:val="0"/>
      <w:marRight w:val="0"/>
      <w:marTop w:val="0"/>
      <w:marBottom w:val="0"/>
      <w:divBdr>
        <w:top w:val="none" w:sz="0" w:space="0" w:color="auto"/>
        <w:left w:val="none" w:sz="0" w:space="0" w:color="auto"/>
        <w:bottom w:val="none" w:sz="0" w:space="0" w:color="auto"/>
        <w:right w:val="none" w:sz="0" w:space="0" w:color="auto"/>
      </w:divBdr>
    </w:div>
    <w:div w:id="1008561742">
      <w:bodyDiv w:val="1"/>
      <w:marLeft w:val="0"/>
      <w:marRight w:val="0"/>
      <w:marTop w:val="0"/>
      <w:marBottom w:val="0"/>
      <w:divBdr>
        <w:top w:val="none" w:sz="0" w:space="0" w:color="auto"/>
        <w:left w:val="none" w:sz="0" w:space="0" w:color="auto"/>
        <w:bottom w:val="none" w:sz="0" w:space="0" w:color="auto"/>
        <w:right w:val="none" w:sz="0" w:space="0" w:color="auto"/>
      </w:divBdr>
    </w:div>
    <w:div w:id="1123380207">
      <w:bodyDiv w:val="1"/>
      <w:marLeft w:val="0"/>
      <w:marRight w:val="0"/>
      <w:marTop w:val="0"/>
      <w:marBottom w:val="0"/>
      <w:divBdr>
        <w:top w:val="none" w:sz="0" w:space="0" w:color="auto"/>
        <w:left w:val="none" w:sz="0" w:space="0" w:color="auto"/>
        <w:bottom w:val="none" w:sz="0" w:space="0" w:color="auto"/>
        <w:right w:val="none" w:sz="0" w:space="0" w:color="auto"/>
      </w:divBdr>
    </w:div>
    <w:div w:id="1290431377">
      <w:bodyDiv w:val="1"/>
      <w:marLeft w:val="0"/>
      <w:marRight w:val="0"/>
      <w:marTop w:val="0"/>
      <w:marBottom w:val="0"/>
      <w:divBdr>
        <w:top w:val="none" w:sz="0" w:space="0" w:color="auto"/>
        <w:left w:val="none" w:sz="0" w:space="0" w:color="auto"/>
        <w:bottom w:val="none" w:sz="0" w:space="0" w:color="auto"/>
        <w:right w:val="none" w:sz="0" w:space="0" w:color="auto"/>
      </w:divBdr>
    </w:div>
    <w:div w:id="1696269648">
      <w:bodyDiv w:val="1"/>
      <w:marLeft w:val="0"/>
      <w:marRight w:val="0"/>
      <w:marTop w:val="0"/>
      <w:marBottom w:val="0"/>
      <w:divBdr>
        <w:top w:val="none" w:sz="0" w:space="0" w:color="auto"/>
        <w:left w:val="none" w:sz="0" w:space="0" w:color="auto"/>
        <w:bottom w:val="none" w:sz="0" w:space="0" w:color="auto"/>
        <w:right w:val="none" w:sz="0" w:space="0" w:color="auto"/>
      </w:divBdr>
      <w:divsChild>
        <w:div w:id="2126147644">
          <w:marLeft w:val="0"/>
          <w:marRight w:val="0"/>
          <w:marTop w:val="0"/>
          <w:marBottom w:val="0"/>
          <w:divBdr>
            <w:top w:val="none" w:sz="0" w:space="0" w:color="auto"/>
            <w:left w:val="none" w:sz="0" w:space="0" w:color="auto"/>
            <w:bottom w:val="none" w:sz="0" w:space="0" w:color="auto"/>
            <w:right w:val="none" w:sz="0" w:space="0" w:color="auto"/>
          </w:divBdr>
          <w:divsChild>
            <w:div w:id="1241283662">
              <w:marLeft w:val="0"/>
              <w:marRight w:val="0"/>
              <w:marTop w:val="0"/>
              <w:marBottom w:val="0"/>
              <w:divBdr>
                <w:top w:val="none" w:sz="0" w:space="0" w:color="auto"/>
                <w:left w:val="none" w:sz="0" w:space="0" w:color="auto"/>
                <w:bottom w:val="none" w:sz="0" w:space="0" w:color="auto"/>
                <w:right w:val="none" w:sz="0" w:space="0" w:color="auto"/>
              </w:divBdr>
            </w:div>
            <w:div w:id="1547523424">
              <w:marLeft w:val="0"/>
              <w:marRight w:val="0"/>
              <w:marTop w:val="0"/>
              <w:marBottom w:val="0"/>
              <w:divBdr>
                <w:top w:val="none" w:sz="0" w:space="0" w:color="auto"/>
                <w:left w:val="none" w:sz="0" w:space="0" w:color="auto"/>
                <w:bottom w:val="none" w:sz="0" w:space="0" w:color="auto"/>
                <w:right w:val="none" w:sz="0" w:space="0" w:color="auto"/>
              </w:divBdr>
            </w:div>
            <w:div w:id="1450970796">
              <w:marLeft w:val="0"/>
              <w:marRight w:val="0"/>
              <w:marTop w:val="0"/>
              <w:marBottom w:val="0"/>
              <w:divBdr>
                <w:top w:val="none" w:sz="0" w:space="0" w:color="auto"/>
                <w:left w:val="none" w:sz="0" w:space="0" w:color="auto"/>
                <w:bottom w:val="none" w:sz="0" w:space="0" w:color="auto"/>
                <w:right w:val="none" w:sz="0" w:space="0" w:color="auto"/>
              </w:divBdr>
            </w:div>
            <w:div w:id="1939873258">
              <w:marLeft w:val="0"/>
              <w:marRight w:val="0"/>
              <w:marTop w:val="0"/>
              <w:marBottom w:val="0"/>
              <w:divBdr>
                <w:top w:val="none" w:sz="0" w:space="0" w:color="auto"/>
                <w:left w:val="none" w:sz="0" w:space="0" w:color="auto"/>
                <w:bottom w:val="none" w:sz="0" w:space="0" w:color="auto"/>
                <w:right w:val="none" w:sz="0" w:space="0" w:color="auto"/>
              </w:divBdr>
            </w:div>
            <w:div w:id="891187559">
              <w:marLeft w:val="0"/>
              <w:marRight w:val="0"/>
              <w:marTop w:val="0"/>
              <w:marBottom w:val="0"/>
              <w:divBdr>
                <w:top w:val="none" w:sz="0" w:space="0" w:color="auto"/>
                <w:left w:val="none" w:sz="0" w:space="0" w:color="auto"/>
                <w:bottom w:val="none" w:sz="0" w:space="0" w:color="auto"/>
                <w:right w:val="none" w:sz="0" w:space="0" w:color="auto"/>
              </w:divBdr>
            </w:div>
            <w:div w:id="369765647">
              <w:marLeft w:val="0"/>
              <w:marRight w:val="0"/>
              <w:marTop w:val="0"/>
              <w:marBottom w:val="0"/>
              <w:divBdr>
                <w:top w:val="none" w:sz="0" w:space="0" w:color="auto"/>
                <w:left w:val="none" w:sz="0" w:space="0" w:color="auto"/>
                <w:bottom w:val="none" w:sz="0" w:space="0" w:color="auto"/>
                <w:right w:val="none" w:sz="0" w:space="0" w:color="auto"/>
              </w:divBdr>
            </w:div>
            <w:div w:id="4848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youtu.be/9Ld-aOKsEDk"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getbem.com/"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hyperlink" Target="https://stylus-lang.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image" Target="media/image1.jpeg"/><Relationship Id="rId10" Type="http://schemas.openxmlformats.org/officeDocument/2006/relationships/hyperlink" Target="https://lesscss.org/"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lesscs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sass-lang.com/documentation/at-rules/extend" TargetMode="External"/><Relationship Id="rId48" Type="http://schemas.openxmlformats.org/officeDocument/2006/relationships/image" Target="media/image35.png"/><Relationship Id="rId8" Type="http://schemas.openxmlformats.org/officeDocument/2006/relationships/hyperlink" Target="https://stylus-lang.com/"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tmlreference.io/" TargetMode="External"/><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carlosazaustre.es/los-5-patrones-del-responsive-design"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TotalTime>
  <Pages>22</Pages>
  <Words>2242</Words>
  <Characters>12335</Characters>
  <Application>Microsoft Office Word</Application>
  <DocSecurity>0</DocSecurity>
  <Lines>102</Lines>
  <Paragraphs>29</Paragraphs>
  <ScaleCrop>false</ScaleCrop>
  <Company/>
  <LinksUpToDate>false</LinksUpToDate>
  <CharactersWithSpaces>14548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ARIZAGA ORELLANA KEVIN ISRAEL (PECGYE)</dc:creator>
  <cp:keywords/>
  <dc:description/>
  <cp:lastModifiedBy>ARIZAGA ORELLANA KEVIN ISRAEL (PECGYE)</cp:lastModifiedBy>
  <cp:revision>62</cp:revision>
  <dcterms:created xsi:type="dcterms:W3CDTF">2023-06-15T01:15:00Z</dcterms:created>
  <dcterms:modified xsi:type="dcterms:W3CDTF">2023-06-16T02:41:00Z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b22e38-1a08-4b06-a6dd-a7ec074d3af8_Enabled">
    <vt:lpwstr>true</vt:lpwstr>
  </property>
  <property fmtid="{D5CDD505-2E9C-101B-9397-08002B2CF9AE}" pid="3" name="MSIP_Label_5fb22e38-1a08-4b06-a6dd-a7ec074d3af8_SetDate">
    <vt:lpwstr>2023-06-15T01:15:36Z</vt:lpwstr>
  </property>
  <property fmtid="{D5CDD505-2E9C-101B-9397-08002B2CF9AE}" pid="4" name="MSIP_Label_5fb22e38-1a08-4b06-a6dd-a7ec074d3af8_Method">
    <vt:lpwstr>Standard</vt:lpwstr>
  </property>
  <property fmtid="{D5CDD505-2E9C-101B-9397-08002B2CF9AE}" pid="5" name="MSIP_Label_5fb22e38-1a08-4b06-a6dd-a7ec074d3af8_Name">
    <vt:lpwstr>Datos Publicos</vt:lpwstr>
  </property>
  <property fmtid="{D5CDD505-2E9C-101B-9397-08002B2CF9AE}" pid="6" name="MSIP_Label_5fb22e38-1a08-4b06-a6dd-a7ec074d3af8_SiteId">
    <vt:lpwstr>433ec967-f454-49f2-b132-d07f81545e02</vt:lpwstr>
  </property>
  <property fmtid="{D5CDD505-2E9C-101B-9397-08002B2CF9AE}" pid="7" name="MSIP_Label_5fb22e38-1a08-4b06-a6dd-a7ec074d3af8_ActionId">
    <vt:lpwstr>d9fca3ba-fe58-469b-8e74-4b3224d4c160</vt:lpwstr>
  </property>
  <property fmtid="{D5CDD505-2E9C-101B-9397-08002B2CF9AE}" pid="8" name="MSIP_Label_5fb22e38-1a08-4b06-a6dd-a7ec074d3af8_ContentBits">
    <vt:lpwstr>0</vt:lpwstr>
  </property>
</Properties>
</file>